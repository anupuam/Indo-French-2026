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0DCB9B" w14:textId="77777777" w:rsidR="00DA5D38" w:rsidRPr="00013BB9" w:rsidRDefault="009A23FC" w:rsidP="009A23FC">
      <w:pPr>
        <w:pStyle w:val="Heading1"/>
        <w:jc w:val="both"/>
        <w:rPr>
          <w:rFonts w:cstheme="majorHAnsi"/>
          <w:color w:val="auto"/>
        </w:rPr>
      </w:pPr>
      <w:bookmarkStart w:id="0" w:name="X554c0cc0ef7d53b3dbb3408b54d1d6527c5d80c"/>
      <w:r w:rsidRPr="00013BB9">
        <w:rPr>
          <w:rFonts w:cstheme="majorHAnsi"/>
          <w:color w:val="auto"/>
        </w:rPr>
        <w:t>Multi-Level Optimization for Intelligent Robotic Assistance to Mobility-Impaired and Dependent Individuals</w:t>
      </w:r>
    </w:p>
    <w:p w14:paraId="6BFD6A07" w14:textId="77777777" w:rsidR="00DA5D38" w:rsidRPr="00013BB9" w:rsidRDefault="009A23FC">
      <w:pPr>
        <w:pStyle w:val="Heading2"/>
        <w:rPr>
          <w:rFonts w:cstheme="majorHAnsi"/>
          <w:color w:val="auto"/>
        </w:rPr>
      </w:pPr>
      <w:bookmarkStart w:id="1" w:name="abstract"/>
      <w:r w:rsidRPr="00013BB9">
        <w:rPr>
          <w:rFonts w:cstheme="majorHAnsi"/>
          <w:color w:val="auto"/>
        </w:rPr>
        <w:t>1. Abstract</w:t>
      </w:r>
    </w:p>
    <w:p w14:paraId="73D98F44" w14:textId="4C7FE0D0"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Mobility impairment affects hundreds of millions of individuals worldwide, including elderly, post-stroke, and neurologically compromised populations, placing profound burdens on healthcare systems and diminishing quality of life</w:t>
      </w:r>
      <w:r w:rsidR="00760869" w:rsidRPr="00013BB9">
        <w:rPr>
          <w:rStyle w:val="FootnoteReference"/>
          <w:rFonts w:asciiTheme="majorHAnsi" w:hAnsiTheme="majorHAnsi" w:cstheme="majorHAnsi"/>
        </w:rPr>
        <w:footnoteReference w:id="1"/>
      </w:r>
      <w:r w:rsidRPr="00013BB9">
        <w:rPr>
          <w:rFonts w:asciiTheme="majorHAnsi" w:hAnsiTheme="majorHAnsi" w:cstheme="majorHAnsi"/>
        </w:rPr>
        <w:t>. Current wearable robotic systems, including exoskeletons and powered orthoses, remain limited in their ability to adapt to the high inter- and intra-subject variability of human gait, respond to real-world environmental perturbations, and deliver safe, natural-feeling assistance across diverse activity contexts</w:t>
      </w:r>
      <w:r w:rsidR="00760869" w:rsidRPr="00013BB9">
        <w:rPr>
          <w:rStyle w:val="FootnoteReference"/>
          <w:rFonts w:asciiTheme="majorHAnsi" w:hAnsiTheme="majorHAnsi" w:cstheme="majorHAnsi"/>
        </w:rPr>
        <w:footnoteReference w:id="2"/>
      </w:r>
      <w:r w:rsidR="00200892">
        <w:rPr>
          <w:rFonts w:ascii="SimSun" w:hAnsi="SimSun" w:cs="SimSun" w:hint="eastAsia"/>
          <w:lang w:eastAsia="zh-CN"/>
        </w:rPr>
        <w:t>.</w:t>
      </w:r>
      <w:r w:rsidRPr="00013BB9">
        <w:rPr>
          <w:rFonts w:asciiTheme="majorHAnsi" w:hAnsiTheme="majorHAnsi" w:cstheme="majorHAnsi"/>
        </w:rPr>
        <w:t>These limitations stem from the absence of a unifying design principle that connects perception, planning, and control in a coherent, adaptive manner.</w:t>
      </w:r>
    </w:p>
    <w:p w14:paraId="7C5A264D" w14:textId="1A3DFAF2"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 xml:space="preserve">This proposal presents a </w:t>
      </w:r>
      <w:r w:rsidRPr="00013BB9">
        <w:rPr>
          <w:rFonts w:asciiTheme="majorHAnsi" w:hAnsiTheme="majorHAnsi" w:cstheme="majorHAnsi"/>
          <w:b/>
          <w:bCs/>
        </w:rPr>
        <w:t>Multi-Level Optimization (MLO) framework</w:t>
      </w:r>
      <w:r w:rsidRPr="00013BB9">
        <w:rPr>
          <w:rFonts w:asciiTheme="majorHAnsi" w:hAnsiTheme="majorHAnsi" w:cstheme="majorHAnsi"/>
        </w:rPr>
        <w:t xml:space="preserve"> for intelligent robotic assistance to mobility-impaired and dependent individuals, in which optimization serves as the architectural backbone across every functional layer of the system. At the </w:t>
      </w:r>
      <w:r w:rsidRPr="00013BB9">
        <w:rPr>
          <w:rFonts w:asciiTheme="majorHAnsi" w:hAnsiTheme="majorHAnsi" w:cstheme="majorHAnsi"/>
          <w:b/>
          <w:bCs/>
        </w:rPr>
        <w:t>high level</w:t>
      </w:r>
      <w:r w:rsidRPr="00013BB9">
        <w:rPr>
          <w:rFonts w:asciiTheme="majorHAnsi" w:hAnsiTheme="majorHAnsi" w:cstheme="majorHAnsi"/>
        </w:rPr>
        <w:t>, hybrid deep learning models (Fuzzy-CNN-GRU) combined with evolutionary algorithms (</w:t>
      </w:r>
      <w:r w:rsidR="006926EC" w:rsidRPr="00013BB9">
        <w:rPr>
          <w:rFonts w:asciiTheme="majorHAnsi" w:hAnsiTheme="majorHAnsi" w:cstheme="majorHAnsi"/>
        </w:rPr>
        <w:t xml:space="preserve">Differential Evolution, </w:t>
      </w:r>
      <w:r w:rsidRPr="00013BB9">
        <w:rPr>
          <w:rFonts w:asciiTheme="majorHAnsi" w:hAnsiTheme="majorHAnsi" w:cstheme="majorHAnsi"/>
        </w:rPr>
        <w:t>Particle Swarm Optimization, Genetic Algorithms</w:t>
      </w:r>
      <w:r w:rsidR="006926EC" w:rsidRPr="00013BB9">
        <w:rPr>
          <w:rFonts w:asciiTheme="majorHAnsi" w:hAnsiTheme="majorHAnsi" w:cstheme="majorHAnsi"/>
        </w:rPr>
        <w:t>, etc.</w:t>
      </w:r>
      <w:r w:rsidRPr="00013BB9">
        <w:rPr>
          <w:rFonts w:asciiTheme="majorHAnsi" w:hAnsiTheme="majorHAnsi" w:cstheme="majorHAnsi"/>
        </w:rPr>
        <w:t xml:space="preserve">) are deployed for accurate intention recognition and gait phase classification from wearable inertial and plantar sensor data. At the </w:t>
      </w:r>
      <w:r w:rsidR="00AD3D5C" w:rsidRPr="00013BB9">
        <w:rPr>
          <w:rFonts w:asciiTheme="majorHAnsi" w:hAnsiTheme="majorHAnsi" w:cstheme="majorHAnsi"/>
          <w:b/>
          <w:bCs/>
        </w:rPr>
        <w:t>mid-level</w:t>
      </w:r>
      <w:r w:rsidRPr="00013BB9">
        <w:rPr>
          <w:rFonts w:asciiTheme="majorHAnsi" w:hAnsiTheme="majorHAnsi" w:cstheme="majorHAnsi"/>
        </w:rPr>
        <w:t xml:space="preserve">, Optimal Transport theory provides a mathematically principled mechanism for domain adaptation in trajectory generation, enabling personalized and biomechanically consistent assistive trajectories under inter-subject variability. At the </w:t>
      </w:r>
      <w:r w:rsidRPr="00013BB9">
        <w:rPr>
          <w:rFonts w:asciiTheme="majorHAnsi" w:hAnsiTheme="majorHAnsi" w:cstheme="majorHAnsi"/>
          <w:b/>
          <w:bCs/>
        </w:rPr>
        <w:t>low level</w:t>
      </w:r>
      <w:r w:rsidRPr="00013BB9">
        <w:rPr>
          <w:rFonts w:asciiTheme="majorHAnsi" w:hAnsiTheme="majorHAnsi" w:cstheme="majorHAnsi"/>
        </w:rPr>
        <w:t>, a σ-modified Adaptive Active Disturbance Rejection Control (σ-AADRC) framework, with metaheuristic online parameter tuning, guarantees Lyapunov-stable, smooth, and robust torque delivery.</w:t>
      </w:r>
    </w:p>
    <w:p w14:paraId="297C48E4"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The project brings together complementary expertise from the Indian PI (evolutionary computation, optimization, and machine learning) and the French PI (wearable robotics, human motion analysis, and adaptive control), establishing a high-impact Indo-French collaboration. Expected outcomes include validated algorithmic frameworks, open-access benchmarking datasets, physical demonstrators on wearable exoskeletons, and translational pathways toward clinical and industrial deployment.</w:t>
      </w:r>
    </w:p>
    <w:p w14:paraId="2005227B" w14:textId="77777777" w:rsidR="00DA5D38" w:rsidRPr="00013BB9" w:rsidRDefault="00DA5D38">
      <w:pPr>
        <w:rPr>
          <w:rFonts w:asciiTheme="majorHAnsi" w:hAnsiTheme="majorHAnsi" w:cstheme="majorHAnsi"/>
        </w:rPr>
      </w:pPr>
    </w:p>
    <w:p w14:paraId="00087F63" w14:textId="77777777" w:rsidR="00DA5D38" w:rsidRPr="00013BB9" w:rsidRDefault="009A23FC">
      <w:pPr>
        <w:pStyle w:val="Heading2"/>
        <w:rPr>
          <w:rFonts w:cstheme="majorHAnsi"/>
          <w:color w:val="auto"/>
        </w:rPr>
      </w:pPr>
      <w:bookmarkStart w:id="2" w:name="introduction-motivation"/>
      <w:bookmarkEnd w:id="1"/>
      <w:r w:rsidRPr="00013BB9">
        <w:rPr>
          <w:rFonts w:cstheme="majorHAnsi"/>
          <w:color w:val="auto"/>
        </w:rPr>
        <w:t>2. Introduction &amp; Motivation</w:t>
      </w:r>
    </w:p>
    <w:p w14:paraId="610B9D01" w14:textId="77777777" w:rsidR="00DA5D38" w:rsidRPr="00013BB9" w:rsidRDefault="009A23FC">
      <w:pPr>
        <w:pStyle w:val="Heading3"/>
        <w:rPr>
          <w:rFonts w:cstheme="majorHAnsi"/>
          <w:color w:val="auto"/>
        </w:rPr>
      </w:pPr>
      <w:bookmarkStart w:id="3" w:name="background-on-assistive-robotics"/>
      <w:r w:rsidRPr="00013BB9">
        <w:rPr>
          <w:rFonts w:cstheme="majorHAnsi"/>
          <w:color w:val="auto"/>
        </w:rPr>
        <w:t>2.1 Background on Assistive Robotics</w:t>
      </w:r>
    </w:p>
    <w:p w14:paraId="1593175E"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The global demographic transition toward an ageing population constitutes one of the most significant public health challenges of the 21st century</w:t>
      </w:r>
      <w:r w:rsidR="006926EC" w:rsidRPr="00013BB9">
        <w:rPr>
          <w:rStyle w:val="FootnoteReference"/>
          <w:rFonts w:asciiTheme="majorHAnsi" w:hAnsiTheme="majorHAnsi" w:cstheme="majorHAnsi"/>
        </w:rPr>
        <w:footnoteReference w:id="3"/>
      </w:r>
      <w:r w:rsidRPr="00013BB9">
        <w:rPr>
          <w:rFonts w:asciiTheme="majorHAnsi" w:hAnsiTheme="majorHAnsi" w:cstheme="majorHAnsi"/>
        </w:rPr>
        <w:t xml:space="preserve">. According to the World Health Organization, approximately 1.3 billion people worldwide live with some form of disability, of whom a substantial proportion suffer from reduced mobility resulting from musculoskeletal </w:t>
      </w:r>
      <w:r w:rsidRPr="00013BB9">
        <w:rPr>
          <w:rFonts w:asciiTheme="majorHAnsi" w:hAnsiTheme="majorHAnsi" w:cstheme="majorHAnsi"/>
        </w:rPr>
        <w:lastRenderedPageBreak/>
        <w:t>disorders, neurological conditions (stroke, Parkinson’s disease, spinal cord injury), or age-related decline in neuromuscular function</w:t>
      </w:r>
      <w:r w:rsidR="006926EC" w:rsidRPr="00013BB9">
        <w:rPr>
          <w:rStyle w:val="FootnoteReference"/>
          <w:rFonts w:asciiTheme="majorHAnsi" w:hAnsiTheme="majorHAnsi" w:cstheme="majorHAnsi"/>
        </w:rPr>
        <w:footnoteReference w:id="4"/>
      </w:r>
      <w:r w:rsidRPr="00013BB9">
        <w:rPr>
          <w:rFonts w:asciiTheme="majorHAnsi" w:hAnsiTheme="majorHAnsi" w:cstheme="majorHAnsi"/>
        </w:rPr>
        <w:t>. The economic cost of long-term care exceeds several trillion US dollars globally per annum, and is projected to escalate dramatically as the proportion of individuals aged 65 and above reaches 1.6 billion by 2050</w:t>
      </w:r>
      <w:r w:rsidR="006926EC" w:rsidRPr="00013BB9">
        <w:rPr>
          <w:rStyle w:val="FootnoteReference"/>
          <w:rFonts w:asciiTheme="majorHAnsi" w:hAnsiTheme="majorHAnsi" w:cstheme="majorHAnsi"/>
        </w:rPr>
        <w:footnoteReference w:id="5"/>
      </w:r>
      <w:r w:rsidRPr="00013BB9">
        <w:rPr>
          <w:rFonts w:asciiTheme="majorHAnsi" w:hAnsiTheme="majorHAnsi" w:cstheme="majorHAnsi"/>
        </w:rPr>
        <w:t>.</w:t>
      </w:r>
    </w:p>
    <w:p w14:paraId="46F436C2" w14:textId="77777777" w:rsidR="00DA5D38" w:rsidRPr="00013BB9" w:rsidRDefault="006926EC" w:rsidP="009A23FC">
      <w:pPr>
        <w:pStyle w:val="BodyText"/>
        <w:jc w:val="both"/>
        <w:rPr>
          <w:rFonts w:asciiTheme="majorHAnsi" w:hAnsiTheme="majorHAnsi" w:cstheme="majorHAnsi"/>
        </w:rPr>
      </w:pPr>
      <w:r w:rsidRPr="00013BB9">
        <w:rPr>
          <w:rFonts w:asciiTheme="majorHAnsi" w:hAnsiTheme="majorHAnsi" w:cstheme="majorHAnsi"/>
        </w:rPr>
        <w:t xml:space="preserve">Wearable robotic systems, </w:t>
      </w:r>
      <w:r w:rsidR="009A23FC" w:rsidRPr="00013BB9">
        <w:rPr>
          <w:rFonts w:asciiTheme="majorHAnsi" w:hAnsiTheme="majorHAnsi" w:cstheme="majorHAnsi"/>
        </w:rPr>
        <w:t>including lower-limb exoskeletons, powered ankle-foot o</w:t>
      </w:r>
      <w:r w:rsidRPr="00013BB9">
        <w:rPr>
          <w:rFonts w:asciiTheme="majorHAnsi" w:hAnsiTheme="majorHAnsi" w:cstheme="majorHAnsi"/>
        </w:rPr>
        <w:t xml:space="preserve">rthoses, and hip-assist devices, </w:t>
      </w:r>
      <w:r w:rsidR="009A23FC" w:rsidRPr="00013BB9">
        <w:rPr>
          <w:rFonts w:asciiTheme="majorHAnsi" w:hAnsiTheme="majorHAnsi" w:cstheme="majorHAnsi"/>
        </w:rPr>
        <w:t>have emerged as a transformative technology capable of augmenting the locomotion capacity of mobility-impaired individuals. By delivering precisely timed and quantitatively calibrated assistive torques at the major joints of the lower extremity, these systems can (i) compensate for muscle weakness, (ii) restore near-physiological gait biomechanics, (iii) reduce the metabolic energy cost of locomotion, and (iv) provide intensive task-specific rehabilitation training. Seminal commercial systems such as the ReWalk (ReWalk Robotics), Ekso (Ekso Bionics), HAL (Cyberdyne), INDEGO (Parker Hannifin), and Wande</w:t>
      </w:r>
      <w:bookmarkStart w:id="4" w:name="_GoBack"/>
      <w:bookmarkEnd w:id="4"/>
      <w:r w:rsidR="009A23FC" w:rsidRPr="00013BB9">
        <w:rPr>
          <w:rFonts w:asciiTheme="majorHAnsi" w:hAnsiTheme="majorHAnsi" w:cstheme="majorHAnsi"/>
        </w:rPr>
        <w:t>rcraft Atalante have demonstrated clinical proof of concept in controlled environments. Research platforms, notably the LOPES, ALEX, and MINDWALKER systems, have advanced the scientific understanding of human-robot interaction in gait assistance.</w:t>
      </w:r>
    </w:p>
    <w:p w14:paraId="21E58081" w14:textId="77777777" w:rsidR="00DA5D38" w:rsidRPr="00013BB9" w:rsidRDefault="009A23FC">
      <w:pPr>
        <w:pStyle w:val="Heading3"/>
        <w:rPr>
          <w:rFonts w:cstheme="majorHAnsi"/>
          <w:color w:val="auto"/>
        </w:rPr>
      </w:pPr>
      <w:bookmarkStart w:id="5" w:name="Xfcec6046be05ac7664b70d0c428463df1fe057b"/>
      <w:bookmarkEnd w:id="3"/>
      <w:r w:rsidRPr="00013BB9">
        <w:rPr>
          <w:rFonts w:cstheme="majorHAnsi"/>
          <w:color w:val="auto"/>
        </w:rPr>
        <w:t>2.2 The Core Challenge: Gait Variability and Environmental Complexity</w:t>
      </w:r>
    </w:p>
    <w:p w14:paraId="7C7F8809"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Despite these achievements, existing systems face fundamental challenges that prevent their widespread clinical and community deployment.</w:t>
      </w:r>
    </w:p>
    <w:p w14:paraId="4392C3CB"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Gait Variability:</w:t>
      </w:r>
      <w:r w:rsidRPr="00013BB9">
        <w:rPr>
          <w:rFonts w:asciiTheme="majorHAnsi" w:hAnsiTheme="majorHAnsi" w:cstheme="majorHAnsi"/>
        </w:rPr>
        <w:t xml:space="preserve"> Human locomotion is not a stereotyped, periodic pattern but a continuously adaptive neuromechanical process. Even within a single individual, gait kinematics and kinetics exhibit significant cycle-to-cycle variability arising from voluntary motor control, attentional fluctuations, fatigue, neuromuscular noise, and compensatory strategies. Across individuals, variability is compounded by differences in anthropometry, pathology, motor control strategies, footwear, and assistive device experience. Standard gait phase detection algorithms trained on population averages fail to capture this variability and deliver miscalibrated assistance.</w:t>
      </w:r>
    </w:p>
    <w:p w14:paraId="706E2CC4"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Real-World Environmental Uncertainty:</w:t>
      </w:r>
      <w:r w:rsidRPr="00013BB9">
        <w:rPr>
          <w:rFonts w:asciiTheme="majorHAnsi" w:hAnsiTheme="majorHAnsi" w:cstheme="majorHAnsi"/>
        </w:rPr>
        <w:t xml:space="preserve"> Most clinical studies evaluate wearable robots on flat, level, obstacle-free treadmill or laboratory floors. In actual living environments, users encounter varied terrain (slopes, stairs, curbs), unstructured surfaces (grass, gravel), and dynamic obstacles. Adequate response to these contexts requires continuous context recognition and rapid trajectory adaptat</w:t>
      </w:r>
      <w:r w:rsidR="006926EC" w:rsidRPr="00013BB9">
        <w:rPr>
          <w:rFonts w:asciiTheme="majorHAnsi" w:hAnsiTheme="majorHAnsi" w:cstheme="majorHAnsi"/>
        </w:rPr>
        <w:t xml:space="preserve">ion </w:t>
      </w:r>
      <w:r w:rsidRPr="00013BB9">
        <w:rPr>
          <w:rFonts w:asciiTheme="majorHAnsi" w:hAnsiTheme="majorHAnsi" w:cstheme="majorHAnsi"/>
        </w:rPr>
        <w:t>capabilities largely absent in current systems.</w:t>
      </w:r>
    </w:p>
    <w:p w14:paraId="4DB85C3B"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Personalization and Calibration:</w:t>
      </w:r>
      <w:r w:rsidRPr="00013BB9">
        <w:rPr>
          <w:rFonts w:asciiTheme="majorHAnsi" w:hAnsiTheme="majorHAnsi" w:cstheme="majorHAnsi"/>
        </w:rPr>
        <w:t xml:space="preserve"> Current systems require lengthy, expert-guided calibration sessions (often multiple sessions of 2–4 hours) to tune controller parameters for each user. This is prohibitive for clinical scale-up, unsustainable for home use, and completely inapplicable to populations with rapidly varying functional capacity (e.g., stroke recovery patients).</w:t>
      </w:r>
    </w:p>
    <w:p w14:paraId="34B7152E"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Stability and Safety:</w:t>
      </w:r>
      <w:r w:rsidRPr="00013BB9">
        <w:rPr>
          <w:rFonts w:asciiTheme="majorHAnsi" w:hAnsiTheme="majorHAnsi" w:cstheme="majorHAnsi"/>
        </w:rPr>
        <w:t xml:space="preserve"> Mobility-impaired individuals are inherently at high risk for falls. Any robotic assistance must be delivered with guaranteed stability and safety margins; yet existing model-based controllers are sensitive to model uncertainty and unmodeled disturbances, while pure data-driven controllers lack formal safety guarantees.</w:t>
      </w:r>
    </w:p>
    <w:p w14:paraId="6EB46611" w14:textId="77777777" w:rsidR="00DA5D38" w:rsidRPr="00013BB9" w:rsidRDefault="009A23FC">
      <w:pPr>
        <w:pStyle w:val="Heading3"/>
        <w:rPr>
          <w:rFonts w:cstheme="majorHAnsi"/>
          <w:color w:val="auto"/>
        </w:rPr>
      </w:pPr>
      <w:bookmarkStart w:id="6" w:name="X631a2b75ac738342911d2435197d25588f43b0b"/>
      <w:bookmarkEnd w:id="5"/>
      <w:r w:rsidRPr="00013BB9">
        <w:rPr>
          <w:rFonts w:cstheme="majorHAnsi"/>
          <w:color w:val="auto"/>
        </w:rPr>
        <w:lastRenderedPageBreak/>
        <w:t>2.3 Research Gap a</w:t>
      </w:r>
      <w:r w:rsidR="006926EC" w:rsidRPr="00013BB9">
        <w:rPr>
          <w:rFonts w:cstheme="majorHAnsi"/>
          <w:color w:val="auto"/>
        </w:rPr>
        <w:t>nd the Need for an Optimization and Data-</w:t>
      </w:r>
      <w:r w:rsidRPr="00013BB9">
        <w:rPr>
          <w:rFonts w:cstheme="majorHAnsi"/>
          <w:color w:val="auto"/>
        </w:rPr>
        <w:t>Driven Architecture</w:t>
      </w:r>
    </w:p>
    <w:p w14:paraId="19BC8AA5"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Existing research has addressed individual layers of </w:t>
      </w:r>
      <w:r w:rsidR="006926EC" w:rsidRPr="00013BB9">
        <w:rPr>
          <w:rFonts w:asciiTheme="majorHAnsi" w:hAnsiTheme="majorHAnsi" w:cstheme="majorHAnsi"/>
        </w:rPr>
        <w:t xml:space="preserve">the assistive robotics pipeline such as </w:t>
      </w:r>
      <w:r w:rsidRPr="00013BB9">
        <w:rPr>
          <w:rFonts w:asciiTheme="majorHAnsi" w:hAnsiTheme="majorHAnsi" w:cstheme="majorHAnsi"/>
        </w:rPr>
        <w:t>perception, tr</w:t>
      </w:r>
      <w:r w:rsidR="006926EC" w:rsidRPr="00013BB9">
        <w:rPr>
          <w:rFonts w:asciiTheme="majorHAnsi" w:hAnsiTheme="majorHAnsi" w:cstheme="majorHAnsi"/>
        </w:rPr>
        <w:t xml:space="preserve">ajectory generation, or control </w:t>
      </w:r>
      <w:r w:rsidRPr="00013BB9">
        <w:rPr>
          <w:rFonts w:asciiTheme="majorHAnsi" w:hAnsiTheme="majorHAnsi" w:cstheme="majorHAnsi"/>
        </w:rPr>
        <w:t>in relative isolation. The absence of a principled, cross-layer integration framework means that improvements at one level do not systematically propagate to others. For example, a highly accurate gait phase classifier produces no benefit if the downstream trajectory generator cannot use that information to modify its output in real time, or if the low-level controller cannot faithfully track the desired trajectory in the presence of disturbances.</w:t>
      </w:r>
    </w:p>
    <w:p w14:paraId="711FA824"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 xml:space="preserve">Furthermore, existing approaches rely predominantly on manually engineered features, heuristically tuned model architectures, and analytically parameterized controllers. These choices are suboptimal, non-generalizable, and brittle. There is a compelling scientific and engineering need for a </w:t>
      </w:r>
      <w:r w:rsidRPr="00013BB9">
        <w:rPr>
          <w:rFonts w:asciiTheme="majorHAnsi" w:hAnsiTheme="majorHAnsi" w:cstheme="majorHAnsi"/>
          <w:b/>
          <w:bCs/>
        </w:rPr>
        <w:t>unified optimization paradigm</w:t>
      </w:r>
      <w:r w:rsidRPr="00013BB9">
        <w:rPr>
          <w:rFonts w:asciiTheme="majorHAnsi" w:hAnsiTheme="majorHAnsi" w:cstheme="majorHAnsi"/>
        </w:rPr>
        <w:t xml:space="preserve"> that automates the design, tuning, and adaptation of each layer while formally guaranteeing their coordinated behavior.</w:t>
      </w:r>
    </w:p>
    <w:p w14:paraId="668262DD"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This proposal addresses th</w:t>
      </w:r>
      <w:r w:rsidR="00B60B6D" w:rsidRPr="00013BB9">
        <w:rPr>
          <w:rFonts w:asciiTheme="majorHAnsi" w:hAnsiTheme="majorHAnsi" w:cstheme="majorHAnsi"/>
        </w:rPr>
        <w:t xml:space="preserve">is gap by treating optimization via </w:t>
      </w:r>
      <w:r w:rsidRPr="00013BB9">
        <w:rPr>
          <w:rFonts w:asciiTheme="majorHAnsi" w:hAnsiTheme="majorHAnsi" w:cstheme="majorHAnsi"/>
        </w:rPr>
        <w:t>evolutionary, metaheurist</w:t>
      </w:r>
      <w:r w:rsidR="00B60B6D" w:rsidRPr="00013BB9">
        <w:rPr>
          <w:rFonts w:asciiTheme="majorHAnsi" w:hAnsiTheme="majorHAnsi" w:cstheme="majorHAnsi"/>
        </w:rPr>
        <w:t xml:space="preserve">ic, and optimal transport-based methods </w:t>
      </w:r>
      <w:r w:rsidRPr="00013BB9">
        <w:rPr>
          <w:rFonts w:asciiTheme="majorHAnsi" w:hAnsiTheme="majorHAnsi" w:cstheme="majorHAnsi"/>
        </w:rPr>
        <w:t>as the fundamental architectural principle across all system levels. The result is a closed-loop architecture in which perception, planning, and control are jointly and continuously optimized, yielding assistive systems that are intelligent by construction.</w:t>
      </w:r>
    </w:p>
    <w:p w14:paraId="3317A6CE" w14:textId="77777777" w:rsidR="00DA5D38" w:rsidRPr="00013BB9" w:rsidRDefault="00DA5D38">
      <w:pPr>
        <w:rPr>
          <w:rFonts w:asciiTheme="majorHAnsi" w:hAnsiTheme="majorHAnsi" w:cstheme="majorHAnsi"/>
        </w:rPr>
      </w:pPr>
    </w:p>
    <w:p w14:paraId="2D67039B" w14:textId="77777777" w:rsidR="00DA5D38" w:rsidRPr="00013BB9" w:rsidRDefault="009A23FC">
      <w:pPr>
        <w:pStyle w:val="Heading2"/>
        <w:rPr>
          <w:rFonts w:cstheme="majorHAnsi"/>
          <w:color w:val="auto"/>
        </w:rPr>
      </w:pPr>
      <w:bookmarkStart w:id="7" w:name="objectives-hypothesis"/>
      <w:bookmarkEnd w:id="2"/>
      <w:bookmarkEnd w:id="6"/>
      <w:r w:rsidRPr="00013BB9">
        <w:rPr>
          <w:rFonts w:cstheme="majorHAnsi"/>
          <w:color w:val="auto"/>
        </w:rPr>
        <w:t>3. Objectives &amp; Hypothesis</w:t>
      </w:r>
    </w:p>
    <w:p w14:paraId="640211D2" w14:textId="77777777" w:rsidR="00DA5D38" w:rsidRPr="00013BB9" w:rsidRDefault="009A23FC">
      <w:pPr>
        <w:pStyle w:val="Heading3"/>
        <w:rPr>
          <w:rFonts w:cstheme="majorHAnsi"/>
          <w:color w:val="auto"/>
        </w:rPr>
      </w:pPr>
      <w:bookmarkStart w:id="8" w:name="central-hypothesis"/>
      <w:r w:rsidRPr="00013BB9">
        <w:rPr>
          <w:rFonts w:cstheme="majorHAnsi"/>
          <w:color w:val="auto"/>
        </w:rPr>
        <w:t>3.1 Central Hypothesis</w:t>
      </w:r>
    </w:p>
    <w:p w14:paraId="3E728E30" w14:textId="77777777" w:rsidR="00DA5D38" w:rsidRPr="00013BB9" w:rsidRDefault="009A23FC" w:rsidP="00B60B6D">
      <w:pPr>
        <w:pStyle w:val="FirstParagraph"/>
        <w:jc w:val="both"/>
        <w:rPr>
          <w:rFonts w:asciiTheme="majorHAnsi" w:hAnsiTheme="majorHAnsi" w:cstheme="majorHAnsi"/>
        </w:rPr>
      </w:pPr>
      <w:r w:rsidRPr="00013BB9">
        <w:rPr>
          <w:rFonts w:asciiTheme="majorHAnsi" w:hAnsiTheme="majorHAnsi" w:cstheme="majorHAnsi"/>
          <w:bCs/>
        </w:rPr>
        <w:t>We hypothesize that embedding principled optimization methods at every functional level of a wea</w:t>
      </w:r>
      <w:r w:rsidR="00B60B6D" w:rsidRPr="00013BB9">
        <w:rPr>
          <w:rFonts w:asciiTheme="majorHAnsi" w:hAnsiTheme="majorHAnsi" w:cstheme="majorHAnsi"/>
          <w:bCs/>
        </w:rPr>
        <w:t xml:space="preserve">rable robotic assistance system </w:t>
      </w:r>
      <w:r w:rsidRPr="00013BB9">
        <w:rPr>
          <w:rFonts w:asciiTheme="majorHAnsi" w:hAnsiTheme="majorHAnsi" w:cstheme="majorHAnsi"/>
          <w:bCs/>
        </w:rPr>
        <w:t>spanning perception, tra</w:t>
      </w:r>
      <w:r w:rsidR="00B60B6D" w:rsidRPr="00013BB9">
        <w:rPr>
          <w:rFonts w:asciiTheme="majorHAnsi" w:hAnsiTheme="majorHAnsi" w:cstheme="majorHAnsi"/>
          <w:bCs/>
        </w:rPr>
        <w:t xml:space="preserve">jectory generation, and control </w:t>
      </w:r>
      <w:r w:rsidRPr="00013BB9">
        <w:rPr>
          <w:rFonts w:asciiTheme="majorHAnsi" w:hAnsiTheme="majorHAnsi" w:cstheme="majorHAnsi"/>
          <w:bCs/>
        </w:rPr>
        <w:t>creates a synergistic, self-tuning architecture that is demonstrably superior in accuracy, adaptability, safety, and personalization compared to single-level or non-optimization-based designs operating on the same sensing and actuation infrastructure.</w:t>
      </w:r>
    </w:p>
    <w:p w14:paraId="4BC5ACAA" w14:textId="77777777" w:rsidR="00DA5D38" w:rsidRPr="00013BB9" w:rsidRDefault="009A23FC">
      <w:pPr>
        <w:pStyle w:val="Heading3"/>
        <w:rPr>
          <w:rFonts w:cstheme="majorHAnsi"/>
          <w:color w:val="auto"/>
        </w:rPr>
      </w:pPr>
      <w:bookmarkStart w:id="9" w:name="specific-objectives"/>
      <w:bookmarkEnd w:id="8"/>
      <w:r w:rsidRPr="00013BB9">
        <w:rPr>
          <w:rFonts w:cstheme="majorHAnsi"/>
          <w:color w:val="auto"/>
        </w:rPr>
        <w:t>3.2 Specific Objectives</w:t>
      </w:r>
    </w:p>
    <w:p w14:paraId="797DDECE"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b/>
          <w:bCs/>
        </w:rPr>
        <w:t>Objective 1 (O1) — High-Level Perception &amp; Intention Recognition:</w:t>
      </w:r>
      <w:r w:rsidRPr="00013BB9">
        <w:rPr>
          <w:rFonts w:asciiTheme="majorHAnsi" w:hAnsiTheme="majorHAnsi" w:cstheme="majorHAnsi"/>
        </w:rPr>
        <w:t xml:space="preserve"> Develop and validate a Fuzzy-CNN-GRU hybrid deep learning framework, optimized via evolutionary algorithms (PSO, GA, Differential Evolution), for real-time gait phase classification and user intention recognition from IMU and plantar pressure sensor data, achieving ≥95% classification accuracy across ≥30 subjects under diverse locomotion conditions.</w:t>
      </w:r>
    </w:p>
    <w:p w14:paraId="6CD97800"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Objective 2 (O2) — Intra-Subject Variability Modeling:</w:t>
      </w:r>
      <w:r w:rsidRPr="00013BB9">
        <w:rPr>
          <w:rFonts w:asciiTheme="majorHAnsi" w:hAnsiTheme="majorHAnsi" w:cstheme="majorHAnsi"/>
        </w:rPr>
        <w:t xml:space="preserve"> Construct probabilistic gait models that explicitly quantify and track intra-subject variability over time, enabling anticipatory adaptation of the assistance strategy to transitions (e.g., flat-to-slope, walk-to-stop) and fatigue-induced gait changes.</w:t>
      </w:r>
    </w:p>
    <w:p w14:paraId="6DDD78E1"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Objective 3 (O3) — Mid-Level Adaptive Trajectory Generation:</w:t>
      </w:r>
      <w:r w:rsidRPr="00013BB9">
        <w:rPr>
          <w:rFonts w:asciiTheme="majorHAnsi" w:hAnsiTheme="majorHAnsi" w:cstheme="majorHAnsi"/>
        </w:rPr>
        <w:t xml:space="preserve"> Develop an Optimal Transport-based domain adaptation framework for normalized vertical Ground Reaction Force (NvGRF) estimation and adaptive trajectory synthesis, demonstrating robust generalization to unseen subjects and novel environmental conditions with ≤10% increase in biomechanical deviation versus subject-specific calibrated baselines.</w:t>
      </w:r>
    </w:p>
    <w:p w14:paraId="64734AB2"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lastRenderedPageBreak/>
        <w:t>Objective 4 (O4) — Low-Level Robust Control:</w:t>
      </w:r>
      <w:r w:rsidRPr="00013BB9">
        <w:rPr>
          <w:rFonts w:asciiTheme="majorHAnsi" w:hAnsiTheme="majorHAnsi" w:cstheme="majorHAnsi"/>
        </w:rPr>
        <w:t xml:space="preserve"> Design and formally analyze a σ-modified Adaptive Active Disturbance Rejection Control (σ-AADRC) framework for joint torque control in wearable exoskeletons, with metaheuristic-tuned parameters, proving Lyapunov stability, bounded tracking error under matched disturbances, and demonstrating ≤2° RMS joint tracking error at natural walking speeds.</w:t>
      </w:r>
    </w:p>
    <w:p w14:paraId="36056B5A"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Objective 5 (O5) — Integrated System Validation:</w:t>
      </w:r>
      <w:r w:rsidRPr="00013BB9">
        <w:rPr>
          <w:rFonts w:asciiTheme="majorHAnsi" w:hAnsiTheme="majorHAnsi" w:cstheme="majorHAnsi"/>
        </w:rPr>
        <w:t xml:space="preserve"> Integrate the three-level framework into a complete wearable robotic assistance prototype, validate its performance in real-world locomotion scenarios with mobility-impaired participants (target: elderly individuals ≥65 years and post-stroke patients), and demonstrate statistically significant improvements in safety, comfort, and locomotion efficiency compared to conventional non-adaptive baselines.</w:t>
      </w:r>
    </w:p>
    <w:p w14:paraId="08F429A0" w14:textId="77777777" w:rsidR="00DA5D38" w:rsidRPr="00013BB9" w:rsidRDefault="00DA5D38">
      <w:pPr>
        <w:rPr>
          <w:rFonts w:asciiTheme="majorHAnsi" w:hAnsiTheme="majorHAnsi" w:cstheme="majorHAnsi"/>
        </w:rPr>
      </w:pPr>
    </w:p>
    <w:p w14:paraId="19ED8F02" w14:textId="77777777" w:rsidR="00DA5D38" w:rsidRPr="00013BB9" w:rsidRDefault="009A23FC">
      <w:pPr>
        <w:pStyle w:val="Heading2"/>
        <w:rPr>
          <w:rFonts w:cstheme="majorHAnsi"/>
          <w:color w:val="auto"/>
        </w:rPr>
      </w:pPr>
      <w:bookmarkStart w:id="10" w:name="scientific-and-technical-novelty"/>
      <w:bookmarkEnd w:id="7"/>
      <w:bookmarkEnd w:id="9"/>
      <w:r w:rsidRPr="00013BB9">
        <w:rPr>
          <w:rFonts w:cstheme="majorHAnsi"/>
          <w:color w:val="auto"/>
        </w:rPr>
        <w:t>4. Scientific and Technical Novelty</w:t>
      </w:r>
    </w:p>
    <w:p w14:paraId="4993F5D3" w14:textId="77777777" w:rsidR="00DA5D38" w:rsidRPr="00013BB9" w:rsidRDefault="009A23FC" w:rsidP="00545E72">
      <w:pPr>
        <w:pStyle w:val="FirstParagraph"/>
        <w:jc w:val="both"/>
        <w:rPr>
          <w:rFonts w:asciiTheme="majorHAnsi" w:hAnsiTheme="majorHAnsi" w:cstheme="majorHAnsi"/>
        </w:rPr>
      </w:pPr>
      <w:r w:rsidRPr="00013BB9">
        <w:rPr>
          <w:rFonts w:asciiTheme="majorHAnsi" w:hAnsiTheme="majorHAnsi" w:cstheme="majorHAnsi"/>
        </w:rPr>
        <w:t>The scientific novelty of this proposal is multi-dimensional and operates at the intersection of machine learning, optimization theory, biomechanics, and control engineering.</w:t>
      </w:r>
    </w:p>
    <w:p w14:paraId="4C4A7F09" w14:textId="77777777" w:rsidR="00DA5D38" w:rsidRPr="00013BB9" w:rsidRDefault="00B60B6D" w:rsidP="00545E72">
      <w:pPr>
        <w:pStyle w:val="BodyText"/>
        <w:jc w:val="both"/>
        <w:rPr>
          <w:rFonts w:asciiTheme="majorHAnsi" w:hAnsiTheme="majorHAnsi" w:cstheme="majorHAnsi"/>
        </w:rPr>
      </w:pPr>
      <w:r w:rsidRPr="00013BB9">
        <w:rPr>
          <w:rFonts w:asciiTheme="majorHAnsi" w:hAnsiTheme="majorHAnsi" w:cstheme="majorHAnsi"/>
          <w:b/>
          <w:bCs/>
        </w:rPr>
        <w:t xml:space="preserve">N1: </w:t>
      </w:r>
      <w:r w:rsidR="009A23FC" w:rsidRPr="00013BB9">
        <w:rPr>
          <w:rFonts w:asciiTheme="majorHAnsi" w:hAnsiTheme="majorHAnsi" w:cstheme="majorHAnsi"/>
          <w:b/>
          <w:bCs/>
        </w:rPr>
        <w:t xml:space="preserve"> Cross-Layer Optimization Architecture:</w:t>
      </w:r>
      <w:r w:rsidR="009A23FC" w:rsidRPr="00013BB9">
        <w:rPr>
          <w:rFonts w:asciiTheme="majorHAnsi" w:hAnsiTheme="majorHAnsi" w:cstheme="majorHAnsi"/>
        </w:rPr>
        <w:t xml:space="preserve"> To </w:t>
      </w:r>
      <w:r w:rsidRPr="00013BB9">
        <w:rPr>
          <w:rFonts w:asciiTheme="majorHAnsi" w:hAnsiTheme="majorHAnsi" w:cstheme="majorHAnsi"/>
        </w:rPr>
        <w:t>the best of the</w:t>
      </w:r>
      <w:r w:rsidR="009A23FC" w:rsidRPr="00013BB9">
        <w:rPr>
          <w:rFonts w:asciiTheme="majorHAnsi" w:hAnsiTheme="majorHAnsi" w:cstheme="majorHAnsi"/>
        </w:rPr>
        <w:t xml:space="preserve"> knowledge, no existing assistive robotics framework treats optimization as a first-class, cross-layer design principle spanning perception, trajectory generation, and control simultaneously. This proposal establishes the first theoretically grounded and experimentally validated MLO architecture for wearable assistive robots.</w:t>
      </w:r>
    </w:p>
    <w:p w14:paraId="60F85EE0" w14:textId="77777777" w:rsidR="00DA5D38" w:rsidRPr="00013BB9" w:rsidRDefault="00F57AB8" w:rsidP="00545E72">
      <w:pPr>
        <w:pStyle w:val="BodyText"/>
        <w:jc w:val="both"/>
        <w:rPr>
          <w:rFonts w:asciiTheme="majorHAnsi" w:hAnsiTheme="majorHAnsi" w:cstheme="majorHAnsi"/>
        </w:rPr>
      </w:pPr>
      <w:r w:rsidRPr="00013BB9">
        <w:rPr>
          <w:rFonts w:asciiTheme="majorHAnsi" w:hAnsiTheme="majorHAnsi" w:cstheme="majorHAnsi"/>
          <w:b/>
          <w:bCs/>
        </w:rPr>
        <w:t xml:space="preserve">N2: </w:t>
      </w:r>
      <w:r w:rsidR="009A23FC" w:rsidRPr="00013BB9">
        <w:rPr>
          <w:rFonts w:asciiTheme="majorHAnsi" w:hAnsiTheme="majorHAnsi" w:cstheme="majorHAnsi"/>
          <w:b/>
          <w:bCs/>
        </w:rPr>
        <w:t>Evolutionary Neural Architecture Search for Biomechanical Time Series:</w:t>
      </w:r>
      <w:r w:rsidR="009A23FC" w:rsidRPr="00013BB9">
        <w:rPr>
          <w:rFonts w:asciiTheme="majorHAnsi" w:hAnsiTheme="majorHAnsi" w:cstheme="majorHAnsi"/>
        </w:rPr>
        <w:t xml:space="preserve"> Existing neural architecture search (NAS) methods are primarily designed for image classification. This work develops a domain-specific evolutionary NAS formulation for irregular, multivariate, biomechanical time series, incorporating fuzzy-logic kernels as learnable operators within the NAS search space.</w:t>
      </w:r>
    </w:p>
    <w:p w14:paraId="335C92B7" w14:textId="77777777" w:rsidR="00DA5D38" w:rsidRPr="00013BB9" w:rsidRDefault="00F57AB8" w:rsidP="00545E72">
      <w:pPr>
        <w:pStyle w:val="BodyText"/>
        <w:jc w:val="both"/>
        <w:rPr>
          <w:rFonts w:asciiTheme="majorHAnsi" w:hAnsiTheme="majorHAnsi" w:cstheme="majorHAnsi"/>
        </w:rPr>
      </w:pPr>
      <w:r w:rsidRPr="00013BB9">
        <w:rPr>
          <w:rFonts w:asciiTheme="majorHAnsi" w:hAnsiTheme="majorHAnsi" w:cstheme="majorHAnsi"/>
          <w:b/>
          <w:bCs/>
        </w:rPr>
        <w:t xml:space="preserve">N3: </w:t>
      </w:r>
      <w:r w:rsidR="009A23FC" w:rsidRPr="00013BB9">
        <w:rPr>
          <w:rFonts w:asciiTheme="majorHAnsi" w:hAnsiTheme="majorHAnsi" w:cstheme="majorHAnsi"/>
          <w:b/>
          <w:bCs/>
        </w:rPr>
        <w:t>Optimal Transport for Assistive Gait Adaptation:</w:t>
      </w:r>
      <w:r w:rsidR="009A23FC" w:rsidRPr="00013BB9">
        <w:rPr>
          <w:rFonts w:asciiTheme="majorHAnsi" w:hAnsiTheme="majorHAnsi" w:cstheme="majorHAnsi"/>
        </w:rPr>
        <w:t xml:space="preserve"> While optimal transport has been applied in computer vision domain adaptation, its application to the alignment of biomechanical gait distributions for trajectory generation in assistive robotics is entirely novel. The formulation of an OT-based Wasserstein barycenter for inter-subject trajectory synthesis is a new contribution.</w:t>
      </w:r>
    </w:p>
    <w:p w14:paraId="01753A12" w14:textId="77777777" w:rsidR="00DA5D38" w:rsidRPr="00013BB9" w:rsidRDefault="00F57AB8" w:rsidP="00545E72">
      <w:pPr>
        <w:pStyle w:val="BodyText"/>
        <w:jc w:val="both"/>
        <w:rPr>
          <w:rFonts w:asciiTheme="majorHAnsi" w:hAnsiTheme="majorHAnsi" w:cstheme="majorHAnsi"/>
        </w:rPr>
      </w:pPr>
      <w:r w:rsidRPr="00013BB9">
        <w:rPr>
          <w:rFonts w:asciiTheme="majorHAnsi" w:hAnsiTheme="majorHAnsi" w:cstheme="majorHAnsi"/>
          <w:b/>
          <w:bCs/>
        </w:rPr>
        <w:t xml:space="preserve">N4: </w:t>
      </w:r>
      <w:r w:rsidR="009A23FC" w:rsidRPr="00013BB9">
        <w:rPr>
          <w:rFonts w:asciiTheme="majorHAnsi" w:hAnsiTheme="majorHAnsi" w:cstheme="majorHAnsi"/>
          <w:b/>
          <w:bCs/>
        </w:rPr>
        <w:t>σ-AADRC with Metaheuristic Online Tuning:</w:t>
      </w:r>
      <w:r w:rsidR="009A23FC" w:rsidRPr="00013BB9">
        <w:rPr>
          <w:rFonts w:asciiTheme="majorHAnsi" w:hAnsiTheme="majorHAnsi" w:cstheme="majorHAnsi"/>
        </w:rPr>
        <w:t xml:space="preserve"> The σ-modification of ADRC (extending classical ADRC’s extended state observer with σ-modification to prevent parameter drift in adaptive systems) combined with metaheuristic real-time tuning constitutes a new control design paradigm. Formal Lyapunov proofs of stability under this combined framework are a new theoretical contribution.</w:t>
      </w:r>
    </w:p>
    <w:p w14:paraId="094171E0" w14:textId="77777777" w:rsidR="00DA5D38" w:rsidRPr="00013BB9" w:rsidRDefault="00F57AB8" w:rsidP="00545E72">
      <w:pPr>
        <w:pStyle w:val="BodyText"/>
        <w:jc w:val="both"/>
        <w:rPr>
          <w:rFonts w:asciiTheme="majorHAnsi" w:hAnsiTheme="majorHAnsi" w:cstheme="majorHAnsi"/>
        </w:rPr>
      </w:pPr>
      <w:r w:rsidRPr="00013BB9">
        <w:rPr>
          <w:rFonts w:asciiTheme="majorHAnsi" w:hAnsiTheme="majorHAnsi" w:cstheme="majorHAnsi"/>
          <w:b/>
          <w:bCs/>
        </w:rPr>
        <w:t xml:space="preserve">N5: </w:t>
      </w:r>
      <w:r w:rsidR="009A23FC" w:rsidRPr="00013BB9">
        <w:rPr>
          <w:rFonts w:asciiTheme="majorHAnsi" w:hAnsiTheme="majorHAnsi" w:cstheme="majorHAnsi"/>
          <w:b/>
          <w:bCs/>
        </w:rPr>
        <w:t>Joint Indo-French Human-Centred Robotics Platform:</w:t>
      </w:r>
      <w:r w:rsidR="009A23FC" w:rsidRPr="00013BB9">
        <w:rPr>
          <w:rFonts w:asciiTheme="majorHAnsi" w:hAnsiTheme="majorHAnsi" w:cstheme="majorHAnsi"/>
        </w:rPr>
        <w:t xml:space="preserve"> The project creates a first-of-its-kind multilingual, multicultural, multi-pathology validation dataset and benchmarking platform for wearable assistive robotics, enabling comparisons that account for demographic and anthropometric population differences between Indian and French/European user cohorts.</w:t>
      </w:r>
    </w:p>
    <w:p w14:paraId="2EBA4DBB" w14:textId="77777777" w:rsidR="00DA5D38" w:rsidRPr="00013BB9" w:rsidRDefault="00DA5D38">
      <w:pPr>
        <w:rPr>
          <w:rFonts w:asciiTheme="majorHAnsi" w:hAnsiTheme="majorHAnsi" w:cstheme="majorHAnsi"/>
        </w:rPr>
      </w:pPr>
    </w:p>
    <w:p w14:paraId="3C44DC7B" w14:textId="77777777" w:rsidR="00DA5D38" w:rsidRPr="00013BB9" w:rsidRDefault="009A23FC">
      <w:pPr>
        <w:pStyle w:val="Heading2"/>
        <w:rPr>
          <w:rFonts w:cstheme="majorHAnsi"/>
          <w:color w:val="auto"/>
        </w:rPr>
      </w:pPr>
      <w:bookmarkStart w:id="11" w:name="national-scenario-india"/>
      <w:bookmarkEnd w:id="10"/>
      <w:r w:rsidRPr="00013BB9">
        <w:rPr>
          <w:rFonts w:cstheme="majorHAnsi"/>
          <w:color w:val="auto"/>
        </w:rPr>
        <w:lastRenderedPageBreak/>
        <w:t>5. National Scenario (India)</w:t>
      </w:r>
    </w:p>
    <w:p w14:paraId="38CB3F33"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India faces a compounding challenge at the intersection of demographic ageing, high disability prevalence, and limited healthcare infrastructure. Key national-context facts include:</w:t>
      </w:r>
    </w:p>
    <w:p w14:paraId="684467E2" w14:textId="77777777" w:rsidR="00DA5D38" w:rsidRPr="00013BB9" w:rsidRDefault="009A23FC" w:rsidP="009A23FC">
      <w:pPr>
        <w:pStyle w:val="Compact"/>
        <w:numPr>
          <w:ilvl w:val="0"/>
          <w:numId w:val="3"/>
        </w:numPr>
        <w:jc w:val="both"/>
        <w:rPr>
          <w:rFonts w:asciiTheme="majorHAnsi" w:hAnsiTheme="majorHAnsi" w:cstheme="majorHAnsi"/>
        </w:rPr>
      </w:pPr>
      <w:r w:rsidRPr="00013BB9">
        <w:rPr>
          <w:rFonts w:asciiTheme="majorHAnsi" w:hAnsiTheme="majorHAnsi" w:cstheme="majorHAnsi"/>
        </w:rPr>
        <w:t xml:space="preserve">According to the 2011 Census of India, approximately </w:t>
      </w:r>
      <w:r w:rsidRPr="00013BB9">
        <w:rPr>
          <w:rFonts w:asciiTheme="majorHAnsi" w:hAnsiTheme="majorHAnsi" w:cstheme="majorHAnsi"/>
          <w:b/>
          <w:bCs/>
        </w:rPr>
        <w:t>26.8 million persons</w:t>
      </w:r>
      <w:r w:rsidRPr="00013BB9">
        <w:rPr>
          <w:rFonts w:asciiTheme="majorHAnsi" w:hAnsiTheme="majorHAnsi" w:cstheme="majorHAnsi"/>
        </w:rPr>
        <w:t xml:space="preserve"> live with some form of disability, of whom </w:t>
      </w:r>
      <w:r w:rsidRPr="00013BB9">
        <w:rPr>
          <w:rFonts w:asciiTheme="majorHAnsi" w:hAnsiTheme="majorHAnsi" w:cstheme="majorHAnsi"/>
          <w:b/>
          <w:bCs/>
        </w:rPr>
        <w:t>20%</w:t>
      </w:r>
      <w:r w:rsidRPr="00013BB9">
        <w:rPr>
          <w:rFonts w:asciiTheme="majorHAnsi" w:hAnsiTheme="majorHAnsi" w:cstheme="majorHAnsi"/>
        </w:rPr>
        <w:t xml:space="preserve"> have locomotor disabilities—the largest single disability category. This number has grown substantially over the intervening decade.</w:t>
      </w:r>
    </w:p>
    <w:p w14:paraId="23523992" w14:textId="77777777" w:rsidR="00DA5D38" w:rsidRPr="00013BB9" w:rsidRDefault="009A23FC" w:rsidP="009A23FC">
      <w:pPr>
        <w:pStyle w:val="Compact"/>
        <w:numPr>
          <w:ilvl w:val="0"/>
          <w:numId w:val="3"/>
        </w:numPr>
        <w:jc w:val="both"/>
        <w:rPr>
          <w:rFonts w:asciiTheme="majorHAnsi" w:hAnsiTheme="majorHAnsi" w:cstheme="majorHAnsi"/>
        </w:rPr>
      </w:pPr>
      <w:r w:rsidRPr="00013BB9">
        <w:rPr>
          <w:rFonts w:asciiTheme="majorHAnsi" w:hAnsiTheme="majorHAnsi" w:cstheme="majorHAnsi"/>
        </w:rPr>
        <w:t xml:space="preserve">The proportion of India’s population aged 60 years and above is projected to reach </w:t>
      </w:r>
      <w:r w:rsidRPr="00013BB9">
        <w:rPr>
          <w:rFonts w:asciiTheme="majorHAnsi" w:hAnsiTheme="majorHAnsi" w:cstheme="majorHAnsi"/>
          <w:b/>
          <w:bCs/>
        </w:rPr>
        <w:t>19.5% by 2050</w:t>
      </w:r>
      <w:r w:rsidRPr="00013BB9">
        <w:rPr>
          <w:rFonts w:asciiTheme="majorHAnsi" w:hAnsiTheme="majorHAnsi" w:cstheme="majorHAnsi"/>
        </w:rPr>
        <w:t xml:space="preserve"> (approximately 319 million individuals), according to the United Nations Population Fund (UNFPA) India report.</w:t>
      </w:r>
    </w:p>
    <w:p w14:paraId="2477622B" w14:textId="77777777" w:rsidR="00DA5D38" w:rsidRPr="00013BB9" w:rsidRDefault="009A23FC" w:rsidP="009A23FC">
      <w:pPr>
        <w:pStyle w:val="Compact"/>
        <w:numPr>
          <w:ilvl w:val="0"/>
          <w:numId w:val="3"/>
        </w:numPr>
        <w:jc w:val="both"/>
        <w:rPr>
          <w:rFonts w:asciiTheme="majorHAnsi" w:hAnsiTheme="majorHAnsi" w:cstheme="majorHAnsi"/>
        </w:rPr>
      </w:pPr>
      <w:r w:rsidRPr="00013BB9">
        <w:rPr>
          <w:rFonts w:asciiTheme="majorHAnsi" w:hAnsiTheme="majorHAnsi" w:cstheme="majorHAnsi"/>
        </w:rPr>
        <w:t xml:space="preserve">India has a severe shortfall of physiotherapists and rehabilitation engineers: the WHO recommends 2.5 rehabilitation professionals per 10,000 </w:t>
      </w:r>
      <w:r w:rsidR="00F57AB8" w:rsidRPr="00013BB9">
        <w:rPr>
          <w:rFonts w:asciiTheme="majorHAnsi" w:hAnsiTheme="majorHAnsi" w:cstheme="majorHAnsi"/>
        </w:rPr>
        <w:t>populations</w:t>
      </w:r>
      <w:r w:rsidRPr="00013BB9">
        <w:rPr>
          <w:rFonts w:asciiTheme="majorHAnsi" w:hAnsiTheme="majorHAnsi" w:cstheme="majorHAnsi"/>
        </w:rPr>
        <w:t xml:space="preserve">; India’s current ratio is approximately </w:t>
      </w:r>
      <w:r w:rsidRPr="00013BB9">
        <w:rPr>
          <w:rFonts w:asciiTheme="majorHAnsi" w:hAnsiTheme="majorHAnsi" w:cstheme="majorHAnsi"/>
          <w:b/>
          <w:bCs/>
        </w:rPr>
        <w:t>0.05 per 10,000</w:t>
      </w:r>
      <w:r w:rsidRPr="00013BB9">
        <w:rPr>
          <w:rFonts w:asciiTheme="majorHAnsi" w:hAnsiTheme="majorHAnsi" w:cstheme="majorHAnsi"/>
        </w:rPr>
        <w:t>.</w:t>
      </w:r>
    </w:p>
    <w:p w14:paraId="12FDD414" w14:textId="77777777" w:rsidR="00DA5D38" w:rsidRPr="00013BB9" w:rsidRDefault="009A23FC" w:rsidP="009A23FC">
      <w:pPr>
        <w:pStyle w:val="Compact"/>
        <w:numPr>
          <w:ilvl w:val="0"/>
          <w:numId w:val="3"/>
        </w:numPr>
        <w:jc w:val="both"/>
        <w:rPr>
          <w:rFonts w:asciiTheme="majorHAnsi" w:hAnsiTheme="majorHAnsi" w:cstheme="majorHAnsi"/>
        </w:rPr>
      </w:pPr>
      <w:r w:rsidRPr="00013BB9">
        <w:rPr>
          <w:rFonts w:asciiTheme="majorHAnsi" w:hAnsiTheme="majorHAnsi" w:cstheme="majorHAnsi"/>
        </w:rPr>
        <w:t xml:space="preserve">The </w:t>
      </w:r>
      <w:r w:rsidRPr="00013BB9">
        <w:rPr>
          <w:rFonts w:asciiTheme="majorHAnsi" w:hAnsiTheme="majorHAnsi" w:cstheme="majorHAnsi"/>
          <w:b/>
          <w:bCs/>
        </w:rPr>
        <w:t>Ayushman Bharat</w:t>
      </w:r>
      <w:r w:rsidRPr="00013BB9">
        <w:rPr>
          <w:rFonts w:asciiTheme="majorHAnsi" w:hAnsiTheme="majorHAnsi" w:cstheme="majorHAnsi"/>
        </w:rPr>
        <w:t xml:space="preserve"> health insurance scheme and the </w:t>
      </w:r>
      <w:r w:rsidRPr="00013BB9">
        <w:rPr>
          <w:rFonts w:asciiTheme="majorHAnsi" w:hAnsiTheme="majorHAnsi" w:cstheme="majorHAnsi"/>
          <w:b/>
          <w:bCs/>
        </w:rPr>
        <w:t>National Policy for Persons with Disabilities</w:t>
      </w:r>
      <w:r w:rsidRPr="00013BB9">
        <w:rPr>
          <w:rFonts w:asciiTheme="majorHAnsi" w:hAnsiTheme="majorHAnsi" w:cstheme="majorHAnsi"/>
        </w:rPr>
        <w:t xml:space="preserve"> have created policy frameworks that incentivize development of affordable, domestically manufactured assistive devices.</w:t>
      </w:r>
    </w:p>
    <w:p w14:paraId="2EBDCF8B" w14:textId="77777777" w:rsidR="00DA5D38" w:rsidRPr="00013BB9" w:rsidRDefault="009A23FC" w:rsidP="009A23FC">
      <w:pPr>
        <w:pStyle w:val="Compact"/>
        <w:numPr>
          <w:ilvl w:val="0"/>
          <w:numId w:val="3"/>
        </w:numPr>
        <w:jc w:val="both"/>
        <w:rPr>
          <w:rFonts w:asciiTheme="majorHAnsi" w:hAnsiTheme="majorHAnsi" w:cstheme="majorHAnsi"/>
        </w:rPr>
      </w:pPr>
      <w:r w:rsidRPr="00013BB9">
        <w:rPr>
          <w:rFonts w:asciiTheme="majorHAnsi" w:hAnsiTheme="majorHAnsi" w:cstheme="majorHAnsi"/>
        </w:rPr>
        <w:t xml:space="preserve">Indian research in assistive robotics is growing but remains primarily concentrated at IITs, IISc, and select NITs. Projects funded by DST’s </w:t>
      </w:r>
      <w:r w:rsidRPr="00013BB9">
        <w:rPr>
          <w:rFonts w:asciiTheme="majorHAnsi" w:hAnsiTheme="majorHAnsi" w:cstheme="majorHAnsi"/>
          <w:b/>
          <w:bCs/>
        </w:rPr>
        <w:t>Technology Mission for Differently Abled</w:t>
      </w:r>
      <w:r w:rsidRPr="00013BB9">
        <w:rPr>
          <w:rFonts w:asciiTheme="majorHAnsi" w:hAnsiTheme="majorHAnsi" w:cstheme="majorHAnsi"/>
        </w:rPr>
        <w:t xml:space="preserve"> and the </w:t>
      </w:r>
      <w:r w:rsidRPr="00013BB9">
        <w:rPr>
          <w:rFonts w:asciiTheme="majorHAnsi" w:hAnsiTheme="majorHAnsi" w:cstheme="majorHAnsi"/>
          <w:b/>
          <w:bCs/>
        </w:rPr>
        <w:t>National Health Mission</w:t>
      </w:r>
      <w:r w:rsidRPr="00013BB9">
        <w:rPr>
          <w:rFonts w:asciiTheme="majorHAnsi" w:hAnsiTheme="majorHAnsi" w:cstheme="majorHAnsi"/>
        </w:rPr>
        <w:t xml:space="preserve"> have demonstrated need but reveal significant gaps in adaptive intelligence.</w:t>
      </w:r>
    </w:p>
    <w:p w14:paraId="42CFDDE3" w14:textId="77777777" w:rsidR="00DA5D38" w:rsidRPr="00013BB9" w:rsidRDefault="009A23FC" w:rsidP="009A23FC">
      <w:pPr>
        <w:pStyle w:val="Compact"/>
        <w:numPr>
          <w:ilvl w:val="0"/>
          <w:numId w:val="3"/>
        </w:numPr>
        <w:jc w:val="both"/>
        <w:rPr>
          <w:rFonts w:asciiTheme="majorHAnsi" w:hAnsiTheme="majorHAnsi" w:cstheme="majorHAnsi"/>
        </w:rPr>
      </w:pPr>
      <w:r w:rsidRPr="00013BB9">
        <w:rPr>
          <w:rFonts w:asciiTheme="majorHAnsi" w:hAnsiTheme="majorHAnsi" w:cstheme="majorHAnsi"/>
        </w:rPr>
        <w:t>Indian industry (e.g., Moog India, Wipro GE Healthcare, and emerging deep-tech start-ups) has manufacturing capability that could support cost-competitive local production of wearable robotic systems if the underlying algorithms are made available at appropriate technology readiness levels.</w:t>
      </w:r>
    </w:p>
    <w:p w14:paraId="3B8037DD" w14:textId="77777777" w:rsidR="00DA5D38" w:rsidRPr="00013BB9" w:rsidRDefault="009A23FC" w:rsidP="009A23FC">
      <w:pPr>
        <w:pStyle w:val="Compact"/>
        <w:numPr>
          <w:ilvl w:val="0"/>
          <w:numId w:val="3"/>
        </w:numPr>
        <w:jc w:val="both"/>
        <w:rPr>
          <w:rFonts w:asciiTheme="majorHAnsi" w:hAnsiTheme="majorHAnsi" w:cstheme="majorHAnsi"/>
        </w:rPr>
      </w:pPr>
      <w:r w:rsidRPr="00013BB9">
        <w:rPr>
          <w:rFonts w:asciiTheme="majorHAnsi" w:hAnsiTheme="majorHAnsi" w:cstheme="majorHAnsi"/>
        </w:rPr>
        <w:t xml:space="preserve">The Indian PI’s research group at </w:t>
      </w:r>
      <w:r w:rsidR="00F57AB8" w:rsidRPr="00013BB9">
        <w:rPr>
          <w:rFonts w:asciiTheme="majorHAnsi" w:hAnsiTheme="majorHAnsi" w:cstheme="majorHAnsi"/>
        </w:rPr>
        <w:t>Department of Mathematics and Computing, Dr BR Ambedkar NIT Jalandhar</w:t>
      </w:r>
      <w:r w:rsidRPr="00013BB9">
        <w:rPr>
          <w:rFonts w:asciiTheme="majorHAnsi" w:hAnsiTheme="majorHAnsi" w:cstheme="majorHAnsi"/>
        </w:rPr>
        <w:t xml:space="preserve"> has established expertise in evolutionary optimization (PSO, GA, DE,</w:t>
      </w:r>
      <w:r w:rsidR="00F57AB8" w:rsidRPr="00013BB9">
        <w:rPr>
          <w:rFonts w:asciiTheme="majorHAnsi" w:hAnsiTheme="majorHAnsi" w:cstheme="majorHAnsi"/>
        </w:rPr>
        <w:t xml:space="preserve"> etc</w:t>
      </w:r>
      <w:r w:rsidRPr="00013BB9">
        <w:rPr>
          <w:rFonts w:asciiTheme="majorHAnsi" w:hAnsiTheme="majorHAnsi" w:cstheme="majorHAnsi"/>
        </w:rPr>
        <w:t xml:space="preserve">) applied to neural network design, with prior publications in </w:t>
      </w:r>
      <w:r w:rsidR="00F57AB8" w:rsidRPr="00013BB9">
        <w:rPr>
          <w:rFonts w:asciiTheme="majorHAnsi" w:hAnsiTheme="majorHAnsi" w:cstheme="majorHAnsi"/>
        </w:rPr>
        <w:t xml:space="preserve">Swarm and Evolutionary Computation, </w:t>
      </w:r>
      <w:r w:rsidRPr="00013BB9">
        <w:rPr>
          <w:rFonts w:asciiTheme="majorHAnsi" w:hAnsiTheme="majorHAnsi" w:cstheme="majorHAnsi"/>
        </w:rPr>
        <w:t>Applied So</w:t>
      </w:r>
      <w:r w:rsidR="00F57AB8" w:rsidRPr="00013BB9">
        <w:rPr>
          <w:rFonts w:asciiTheme="majorHAnsi" w:hAnsiTheme="majorHAnsi" w:cstheme="majorHAnsi"/>
        </w:rPr>
        <w:t>ft Computing, and Engineering A</w:t>
      </w:r>
      <w:r w:rsidRPr="00013BB9">
        <w:rPr>
          <w:rFonts w:asciiTheme="majorHAnsi" w:hAnsiTheme="majorHAnsi" w:cstheme="majorHAnsi"/>
        </w:rPr>
        <w:t>pplications</w:t>
      </w:r>
      <w:r w:rsidR="00F57AB8" w:rsidRPr="00013BB9">
        <w:rPr>
          <w:rFonts w:asciiTheme="majorHAnsi" w:hAnsiTheme="majorHAnsi" w:cstheme="majorHAnsi"/>
        </w:rPr>
        <w:t xml:space="preserve"> with Artificial Intelligence, Knowledge Based Systems, etc</w:t>
      </w:r>
      <w:r w:rsidRPr="00013BB9">
        <w:rPr>
          <w:rFonts w:asciiTheme="majorHAnsi" w:hAnsiTheme="majorHAnsi" w:cstheme="majorHAnsi"/>
        </w:rPr>
        <w:t>.</w:t>
      </w:r>
    </w:p>
    <w:p w14:paraId="40EBF06D" w14:textId="77777777" w:rsidR="00DA5D38" w:rsidRPr="00013BB9" w:rsidRDefault="00DA5D38">
      <w:pPr>
        <w:rPr>
          <w:rFonts w:asciiTheme="majorHAnsi" w:hAnsiTheme="majorHAnsi" w:cstheme="majorHAnsi"/>
        </w:rPr>
      </w:pPr>
    </w:p>
    <w:p w14:paraId="367368F4" w14:textId="77777777" w:rsidR="00DA5D38" w:rsidRPr="00013BB9" w:rsidRDefault="009A23FC">
      <w:pPr>
        <w:pStyle w:val="Heading2"/>
        <w:rPr>
          <w:rFonts w:cstheme="majorHAnsi"/>
          <w:color w:val="auto"/>
        </w:rPr>
      </w:pPr>
      <w:bookmarkStart w:id="12" w:name="international-scenario"/>
      <w:bookmarkEnd w:id="11"/>
      <w:r w:rsidRPr="00013BB9">
        <w:rPr>
          <w:rFonts w:cstheme="majorHAnsi"/>
          <w:color w:val="auto"/>
        </w:rPr>
        <w:t>6. International Scenario</w:t>
      </w:r>
    </w:p>
    <w:p w14:paraId="048E2CF0" w14:textId="77777777" w:rsidR="00DA5D38" w:rsidRPr="00FF4928" w:rsidRDefault="009A23FC" w:rsidP="009A23FC">
      <w:pPr>
        <w:pStyle w:val="FirstParagraph"/>
        <w:jc w:val="both"/>
        <w:rPr>
          <w:rFonts w:asciiTheme="majorHAnsi" w:hAnsiTheme="majorHAnsi" w:cstheme="majorHAnsi"/>
          <w:rPrChange w:id="13" w:author="Wanxin Chen" w:date="2026-04-16T14:18:00Z">
            <w:rPr>
              <w:rFonts w:asciiTheme="majorHAnsi" w:hAnsiTheme="majorHAnsi" w:cstheme="majorHAnsi"/>
              <w:highlight w:val="yellow"/>
            </w:rPr>
          </w:rPrChange>
        </w:rPr>
      </w:pPr>
      <w:r w:rsidRPr="00FF4928">
        <w:rPr>
          <w:rFonts w:asciiTheme="majorHAnsi" w:hAnsiTheme="majorHAnsi" w:cstheme="majorHAnsi"/>
          <w:rPrChange w:id="14" w:author="Wanxin Chen" w:date="2026-04-16T14:18:00Z">
            <w:rPr>
              <w:rFonts w:asciiTheme="majorHAnsi" w:hAnsiTheme="majorHAnsi" w:cstheme="majorHAnsi"/>
              <w:highlight w:val="yellow"/>
            </w:rPr>
          </w:rPrChange>
        </w:rPr>
        <w:t>The global assistive robotics market was valued at approximately USD 2.8 billion in 2023 and is projected to grow at a compound annual growth rate of 22% to reach USD 9.6 billion by 2030 (Grand View Research, 2024). The scientific landscape is characterized by:</w:t>
      </w:r>
    </w:p>
    <w:p w14:paraId="5D5EB3ED" w14:textId="77777777" w:rsidR="00DA5D38" w:rsidRPr="00FF4928" w:rsidRDefault="009A23FC" w:rsidP="009A23FC">
      <w:pPr>
        <w:pStyle w:val="Compact"/>
        <w:numPr>
          <w:ilvl w:val="0"/>
          <w:numId w:val="4"/>
        </w:numPr>
        <w:jc w:val="both"/>
        <w:rPr>
          <w:rFonts w:asciiTheme="majorHAnsi" w:hAnsiTheme="majorHAnsi" w:cstheme="majorHAnsi"/>
          <w:rPrChange w:id="15" w:author="Wanxin Chen" w:date="2026-04-16T14:18:00Z">
            <w:rPr>
              <w:rFonts w:asciiTheme="majorHAnsi" w:hAnsiTheme="majorHAnsi" w:cstheme="majorHAnsi"/>
              <w:highlight w:val="yellow"/>
            </w:rPr>
          </w:rPrChange>
        </w:rPr>
      </w:pPr>
      <w:r w:rsidRPr="00FF4928">
        <w:rPr>
          <w:rFonts w:asciiTheme="majorHAnsi" w:hAnsiTheme="majorHAnsi" w:cstheme="majorHAnsi"/>
          <w:b/>
          <w:bCs/>
          <w:rPrChange w:id="16" w:author="Wanxin Chen" w:date="2026-04-16T14:18:00Z">
            <w:rPr>
              <w:rFonts w:asciiTheme="majorHAnsi" w:hAnsiTheme="majorHAnsi" w:cstheme="majorHAnsi"/>
              <w:b/>
              <w:bCs/>
              <w:highlight w:val="yellow"/>
            </w:rPr>
          </w:rPrChange>
        </w:rPr>
        <w:t>European Union:</w:t>
      </w:r>
      <w:r w:rsidRPr="00FF4928">
        <w:rPr>
          <w:rFonts w:asciiTheme="majorHAnsi" w:hAnsiTheme="majorHAnsi" w:cstheme="majorHAnsi"/>
          <w:rPrChange w:id="17" w:author="Wanxin Chen" w:date="2026-04-16T14:18:00Z">
            <w:rPr>
              <w:rFonts w:asciiTheme="majorHAnsi" w:hAnsiTheme="majorHAnsi" w:cstheme="majorHAnsi"/>
              <w:highlight w:val="yellow"/>
            </w:rPr>
          </w:rPrChange>
        </w:rPr>
        <w:t xml:space="preserve"> The Horizon Europe programme has prioritized assistive technologies under Cluster 1 (Health), with flagship projects including EUROBENCH (EU benchmark for wearable robots), HARMONIOUS, ACROBAT, and EUROBOTALL. The French research landscape includes INRIA, CEA-List, CNRS LIRMM, and Université Gustave Eiffel, all active in wearable robotics and human motion analysis. The French PI’s group has deep competence in gait analysis using wearable sensors and model-predictive control of lower-limb exoskeletons.</w:t>
      </w:r>
    </w:p>
    <w:p w14:paraId="1529628B" w14:textId="77777777" w:rsidR="00DA5D38" w:rsidRPr="00FF4928" w:rsidRDefault="009A23FC" w:rsidP="009A23FC">
      <w:pPr>
        <w:pStyle w:val="Compact"/>
        <w:numPr>
          <w:ilvl w:val="0"/>
          <w:numId w:val="4"/>
        </w:numPr>
        <w:jc w:val="both"/>
        <w:rPr>
          <w:rFonts w:asciiTheme="majorHAnsi" w:hAnsiTheme="majorHAnsi" w:cstheme="majorHAnsi"/>
          <w:rPrChange w:id="18" w:author="Wanxin Chen" w:date="2026-04-16T14:18:00Z">
            <w:rPr>
              <w:rFonts w:asciiTheme="majorHAnsi" w:hAnsiTheme="majorHAnsi" w:cstheme="majorHAnsi"/>
              <w:highlight w:val="yellow"/>
            </w:rPr>
          </w:rPrChange>
        </w:rPr>
      </w:pPr>
      <w:r w:rsidRPr="00FF4928">
        <w:rPr>
          <w:rFonts w:asciiTheme="majorHAnsi" w:hAnsiTheme="majorHAnsi" w:cstheme="majorHAnsi"/>
          <w:b/>
          <w:bCs/>
          <w:rPrChange w:id="19" w:author="Wanxin Chen" w:date="2026-04-16T14:18:00Z">
            <w:rPr>
              <w:rFonts w:asciiTheme="majorHAnsi" w:hAnsiTheme="majorHAnsi" w:cstheme="majorHAnsi"/>
              <w:b/>
              <w:bCs/>
              <w:highlight w:val="yellow"/>
            </w:rPr>
          </w:rPrChange>
        </w:rPr>
        <w:t>United States:</w:t>
      </w:r>
      <w:r w:rsidRPr="00FF4928">
        <w:rPr>
          <w:rFonts w:asciiTheme="majorHAnsi" w:hAnsiTheme="majorHAnsi" w:cstheme="majorHAnsi"/>
          <w:rPrChange w:id="20" w:author="Wanxin Chen" w:date="2026-04-16T14:18:00Z">
            <w:rPr>
              <w:rFonts w:asciiTheme="majorHAnsi" w:hAnsiTheme="majorHAnsi" w:cstheme="majorHAnsi"/>
              <w:highlight w:val="yellow"/>
            </w:rPr>
          </w:rPrChange>
        </w:rPr>
        <w:t xml:space="preserve"> NSF Cyber-Physical Systems, NIH National Institute on Aging, and DARPA Warrior Web programs represent major funding streams. Research at MIT (AGE-LAB), </w:t>
      </w:r>
      <w:r w:rsidRPr="00FF4928">
        <w:rPr>
          <w:rFonts w:asciiTheme="majorHAnsi" w:hAnsiTheme="majorHAnsi" w:cstheme="majorHAnsi"/>
          <w:rPrChange w:id="21" w:author="Wanxin Chen" w:date="2026-04-16T14:18:00Z">
            <w:rPr>
              <w:rFonts w:asciiTheme="majorHAnsi" w:hAnsiTheme="majorHAnsi" w:cstheme="majorHAnsi"/>
              <w:highlight w:val="yellow"/>
            </w:rPr>
          </w:rPrChange>
        </w:rPr>
        <w:lastRenderedPageBreak/>
        <w:t>Carnegie Mellon (MSR Lab), and University of Michigan has advanced powered prosthetics, exoskeletons, and rehabilitation robots.</w:t>
      </w:r>
    </w:p>
    <w:p w14:paraId="6FB620FF" w14:textId="77777777" w:rsidR="00DA5D38" w:rsidRPr="00FF4928" w:rsidRDefault="009A23FC" w:rsidP="009A23FC">
      <w:pPr>
        <w:pStyle w:val="Compact"/>
        <w:numPr>
          <w:ilvl w:val="0"/>
          <w:numId w:val="4"/>
        </w:numPr>
        <w:jc w:val="both"/>
        <w:rPr>
          <w:rFonts w:asciiTheme="majorHAnsi" w:hAnsiTheme="majorHAnsi" w:cstheme="majorHAnsi"/>
          <w:rPrChange w:id="22" w:author="Wanxin Chen" w:date="2026-04-16T14:18:00Z">
            <w:rPr>
              <w:rFonts w:asciiTheme="majorHAnsi" w:hAnsiTheme="majorHAnsi" w:cstheme="majorHAnsi"/>
              <w:highlight w:val="yellow"/>
            </w:rPr>
          </w:rPrChange>
        </w:rPr>
      </w:pPr>
      <w:r w:rsidRPr="00FF4928">
        <w:rPr>
          <w:rFonts w:asciiTheme="majorHAnsi" w:hAnsiTheme="majorHAnsi" w:cstheme="majorHAnsi"/>
          <w:b/>
          <w:bCs/>
          <w:rPrChange w:id="23" w:author="Wanxin Chen" w:date="2026-04-16T14:18:00Z">
            <w:rPr>
              <w:rFonts w:asciiTheme="majorHAnsi" w:hAnsiTheme="majorHAnsi" w:cstheme="majorHAnsi"/>
              <w:b/>
              <w:bCs/>
              <w:highlight w:val="yellow"/>
            </w:rPr>
          </w:rPrChange>
        </w:rPr>
        <w:t>Japan:</w:t>
      </w:r>
      <w:r w:rsidRPr="00FF4928">
        <w:rPr>
          <w:rFonts w:asciiTheme="majorHAnsi" w:hAnsiTheme="majorHAnsi" w:cstheme="majorHAnsi"/>
          <w:rPrChange w:id="24" w:author="Wanxin Chen" w:date="2026-04-16T14:18:00Z">
            <w:rPr>
              <w:rFonts w:asciiTheme="majorHAnsi" w:hAnsiTheme="majorHAnsi" w:cstheme="majorHAnsi"/>
              <w:highlight w:val="yellow"/>
            </w:rPr>
          </w:rPrChange>
        </w:rPr>
        <w:t xml:space="preserve"> MEXT and JST fund exoskeleton research extensively (Cyberdyne HAL, Honda Walking Assist). Japan’s population is the most aged globally, creating a domestic market and regulatory environment highly conducive to deployment.</w:t>
      </w:r>
    </w:p>
    <w:p w14:paraId="391CC0D0" w14:textId="77777777" w:rsidR="00DA5D38" w:rsidRPr="00FF4928" w:rsidRDefault="009A23FC" w:rsidP="009A23FC">
      <w:pPr>
        <w:pStyle w:val="Compact"/>
        <w:numPr>
          <w:ilvl w:val="0"/>
          <w:numId w:val="4"/>
        </w:numPr>
        <w:jc w:val="both"/>
        <w:rPr>
          <w:rFonts w:asciiTheme="majorHAnsi" w:hAnsiTheme="majorHAnsi" w:cstheme="majorHAnsi"/>
          <w:rPrChange w:id="25" w:author="Wanxin Chen" w:date="2026-04-16T14:18:00Z">
            <w:rPr>
              <w:rFonts w:asciiTheme="majorHAnsi" w:hAnsiTheme="majorHAnsi" w:cstheme="majorHAnsi"/>
              <w:highlight w:val="yellow"/>
            </w:rPr>
          </w:rPrChange>
        </w:rPr>
      </w:pPr>
      <w:r w:rsidRPr="00FF4928">
        <w:rPr>
          <w:rFonts w:asciiTheme="majorHAnsi" w:hAnsiTheme="majorHAnsi" w:cstheme="majorHAnsi"/>
          <w:b/>
          <w:bCs/>
          <w:rPrChange w:id="26" w:author="Wanxin Chen" w:date="2026-04-16T14:18:00Z">
            <w:rPr>
              <w:rFonts w:asciiTheme="majorHAnsi" w:hAnsiTheme="majorHAnsi" w:cstheme="majorHAnsi"/>
              <w:b/>
              <w:bCs/>
              <w:highlight w:val="yellow"/>
            </w:rPr>
          </w:rPrChange>
        </w:rPr>
        <w:t>China:</w:t>
      </w:r>
      <w:r w:rsidRPr="00FF4928">
        <w:rPr>
          <w:rFonts w:asciiTheme="majorHAnsi" w:hAnsiTheme="majorHAnsi" w:cstheme="majorHAnsi"/>
          <w:rPrChange w:id="27" w:author="Wanxin Chen" w:date="2026-04-16T14:18:00Z">
            <w:rPr>
              <w:rFonts w:asciiTheme="majorHAnsi" w:hAnsiTheme="majorHAnsi" w:cstheme="majorHAnsi"/>
              <w:highlight w:val="yellow"/>
            </w:rPr>
          </w:rPrChange>
        </w:rPr>
        <w:t xml:space="preserve"> National Key R&amp;D Program has funded large-scale clinical trials of lower-limb exoskeletons (ULS, Fourier X2), and Chinese groups lead in IMU-based gait phase detection.</w:t>
      </w:r>
    </w:p>
    <w:p w14:paraId="1F1DADE0" w14:textId="77777777" w:rsidR="00DA5D38" w:rsidRPr="00FF4928" w:rsidRDefault="009A23FC" w:rsidP="009A23FC">
      <w:pPr>
        <w:pStyle w:val="Compact"/>
        <w:numPr>
          <w:ilvl w:val="0"/>
          <w:numId w:val="4"/>
        </w:numPr>
        <w:jc w:val="both"/>
        <w:rPr>
          <w:rFonts w:asciiTheme="majorHAnsi" w:hAnsiTheme="majorHAnsi" w:cstheme="majorHAnsi"/>
          <w:rPrChange w:id="28" w:author="Wanxin Chen" w:date="2026-04-16T14:18:00Z">
            <w:rPr>
              <w:rFonts w:asciiTheme="majorHAnsi" w:hAnsiTheme="majorHAnsi" w:cstheme="majorHAnsi"/>
              <w:highlight w:val="yellow"/>
            </w:rPr>
          </w:rPrChange>
        </w:rPr>
      </w:pPr>
      <w:r w:rsidRPr="00FF4928">
        <w:rPr>
          <w:rFonts w:asciiTheme="majorHAnsi" w:hAnsiTheme="majorHAnsi" w:cstheme="majorHAnsi"/>
          <w:b/>
          <w:bCs/>
          <w:rPrChange w:id="29" w:author="Wanxin Chen" w:date="2026-04-16T14:18:00Z">
            <w:rPr>
              <w:rFonts w:asciiTheme="majorHAnsi" w:hAnsiTheme="majorHAnsi" w:cstheme="majorHAnsi"/>
              <w:b/>
              <w:bCs/>
              <w:highlight w:val="yellow"/>
            </w:rPr>
          </w:rPrChange>
        </w:rPr>
        <w:t>International Standards:</w:t>
      </w:r>
      <w:r w:rsidRPr="00FF4928">
        <w:rPr>
          <w:rFonts w:asciiTheme="majorHAnsi" w:hAnsiTheme="majorHAnsi" w:cstheme="majorHAnsi"/>
          <w:rPrChange w:id="30" w:author="Wanxin Chen" w:date="2026-04-16T14:18:00Z">
            <w:rPr>
              <w:rFonts w:asciiTheme="majorHAnsi" w:hAnsiTheme="majorHAnsi" w:cstheme="majorHAnsi"/>
              <w:highlight w:val="yellow"/>
            </w:rPr>
          </w:rPrChange>
        </w:rPr>
        <w:t xml:space="preserve"> ISO 13482 (Safety Requirements for Personal Care Robots) and IEC 60601 (Medical Electrical Equipment) define the regulatory framework within which this project’s outputs will be evaluated.</w:t>
      </w:r>
    </w:p>
    <w:p w14:paraId="50A43AB3" w14:textId="77777777" w:rsidR="00DA5D38" w:rsidRPr="00013BB9" w:rsidRDefault="009A23FC" w:rsidP="00771DA2">
      <w:pPr>
        <w:pStyle w:val="FirstParagraph"/>
        <w:jc w:val="both"/>
        <w:rPr>
          <w:rFonts w:asciiTheme="majorHAnsi" w:hAnsiTheme="majorHAnsi" w:cstheme="majorHAnsi"/>
        </w:rPr>
      </w:pPr>
      <w:r w:rsidRPr="00013BB9">
        <w:rPr>
          <w:rFonts w:asciiTheme="majorHAnsi" w:hAnsiTheme="majorHAnsi" w:cstheme="majorHAnsi"/>
        </w:rPr>
        <w:t>The proposed project is deliberately positioned to leverage the complementarity between Indian algorithmic innovation in optimization/machine learning and French experimental excellence in wearable robotics and biomechanics, creating a research output that neither partner could achieve independently.</w:t>
      </w:r>
    </w:p>
    <w:p w14:paraId="476CB414" w14:textId="77777777" w:rsidR="00DA5D38" w:rsidRPr="00013BB9" w:rsidRDefault="00DA5D38">
      <w:pPr>
        <w:rPr>
          <w:rFonts w:asciiTheme="majorHAnsi" w:hAnsiTheme="majorHAnsi" w:cstheme="majorHAnsi"/>
        </w:rPr>
      </w:pPr>
    </w:p>
    <w:p w14:paraId="30452EF2" w14:textId="77777777" w:rsidR="00DA5D38" w:rsidRPr="00013BB9" w:rsidRDefault="009A23FC">
      <w:pPr>
        <w:pStyle w:val="Heading2"/>
        <w:rPr>
          <w:rFonts w:cstheme="majorHAnsi"/>
          <w:color w:val="auto"/>
        </w:rPr>
      </w:pPr>
      <w:bookmarkStart w:id="31" w:name="Xeab699f11e0b1ae5d72765546c2a94fcc7bc61e"/>
      <w:bookmarkEnd w:id="12"/>
      <w:r w:rsidRPr="00013BB9">
        <w:rPr>
          <w:rFonts w:cstheme="majorHAnsi"/>
          <w:color w:val="auto"/>
        </w:rPr>
        <w:t>7. Importance of the Proposed Project in the Context of Current Status</w:t>
      </w:r>
    </w:p>
    <w:p w14:paraId="6926BEEC" w14:textId="77777777" w:rsidR="00DA5D38" w:rsidRPr="00013BB9" w:rsidRDefault="009A23FC" w:rsidP="00E73D65">
      <w:pPr>
        <w:pStyle w:val="FirstParagraph"/>
        <w:jc w:val="both"/>
        <w:rPr>
          <w:rFonts w:asciiTheme="majorHAnsi" w:hAnsiTheme="majorHAnsi" w:cstheme="majorHAnsi"/>
        </w:rPr>
      </w:pPr>
      <w:r w:rsidRPr="00013BB9">
        <w:rPr>
          <w:rFonts w:asciiTheme="majorHAnsi" w:hAnsiTheme="majorHAnsi" w:cstheme="majorHAnsi"/>
        </w:rPr>
        <w:t>The convergence of three major technological trends makes this project both timely and critical:</w:t>
      </w:r>
    </w:p>
    <w:p w14:paraId="0E7748BE" w14:textId="77777777" w:rsidR="00DA5D38" w:rsidRPr="00013BB9" w:rsidRDefault="009A23FC" w:rsidP="009A23FC">
      <w:pPr>
        <w:numPr>
          <w:ilvl w:val="0"/>
          <w:numId w:val="5"/>
        </w:numPr>
        <w:jc w:val="both"/>
        <w:rPr>
          <w:rFonts w:asciiTheme="majorHAnsi" w:hAnsiTheme="majorHAnsi" w:cstheme="majorHAnsi"/>
        </w:rPr>
      </w:pPr>
      <w:r w:rsidRPr="00013BB9">
        <w:rPr>
          <w:rFonts w:asciiTheme="majorHAnsi" w:hAnsiTheme="majorHAnsi" w:cstheme="majorHAnsi"/>
          <w:b/>
          <w:bCs/>
        </w:rPr>
        <w:t>Miniaturization of sensing:</w:t>
      </w:r>
      <w:r w:rsidRPr="00013BB9">
        <w:rPr>
          <w:rFonts w:asciiTheme="majorHAnsi" w:hAnsiTheme="majorHAnsi" w:cstheme="majorHAnsi"/>
        </w:rPr>
        <w:t xml:space="preserve"> Modern MEMS-based IMUs (e.g., STMicroelectronics LSM6DSR) achieve sub-degree angular resolution at gram-level mass. Flexible plantar pressure sensors (e.g., Novel Pedar-X, XSENS) provide dense spatiotemporal force maps. This sensing richness is now available at body-worn scale, enabling rich, continuous physiological and kinematic monitoring that was impossible a decade ago.</w:t>
      </w:r>
    </w:p>
    <w:p w14:paraId="112E4ECF" w14:textId="77777777" w:rsidR="00DA5D38" w:rsidRPr="00013BB9" w:rsidRDefault="009A23FC" w:rsidP="009A23FC">
      <w:pPr>
        <w:numPr>
          <w:ilvl w:val="0"/>
          <w:numId w:val="5"/>
        </w:numPr>
        <w:jc w:val="both"/>
        <w:rPr>
          <w:rFonts w:asciiTheme="majorHAnsi" w:hAnsiTheme="majorHAnsi" w:cstheme="majorHAnsi"/>
        </w:rPr>
      </w:pPr>
      <w:r w:rsidRPr="00013BB9">
        <w:rPr>
          <w:rFonts w:asciiTheme="majorHAnsi" w:hAnsiTheme="majorHAnsi" w:cstheme="majorHAnsi"/>
          <w:b/>
          <w:bCs/>
        </w:rPr>
        <w:t>AI and Edge Computing Maturity:</w:t>
      </w:r>
      <w:r w:rsidRPr="00013BB9">
        <w:rPr>
          <w:rFonts w:asciiTheme="majorHAnsi" w:hAnsiTheme="majorHAnsi" w:cstheme="majorHAnsi"/>
        </w:rPr>
        <w:t xml:space="preserve"> Transformer architectures, recurrent deep networks, and neural architecture search have reached sufficient maturity for real-time edge deployment on neuromorphic or RISC-V-based embedded platforms (e.g., Intel Loihi 2, Kendryte K210). Evolutionary optimization algorithms run efficiently on multi-core embedded SoCs, enabling on-body model refinement without cloud connectivity.</w:t>
      </w:r>
    </w:p>
    <w:p w14:paraId="38920E00" w14:textId="77777777" w:rsidR="00DA5D38" w:rsidRPr="00013BB9" w:rsidRDefault="009A23FC" w:rsidP="009A23FC">
      <w:pPr>
        <w:numPr>
          <w:ilvl w:val="0"/>
          <w:numId w:val="5"/>
        </w:numPr>
        <w:jc w:val="both"/>
        <w:rPr>
          <w:rFonts w:asciiTheme="majorHAnsi" w:hAnsiTheme="majorHAnsi" w:cstheme="majorHAnsi"/>
        </w:rPr>
      </w:pPr>
      <w:r w:rsidRPr="00013BB9">
        <w:rPr>
          <w:rFonts w:asciiTheme="majorHAnsi" w:hAnsiTheme="majorHAnsi" w:cstheme="majorHAnsi"/>
          <w:b/>
          <w:bCs/>
        </w:rPr>
        <w:t>Clinical Evidence Base:</w:t>
      </w:r>
      <w:r w:rsidRPr="00013BB9">
        <w:rPr>
          <w:rFonts w:asciiTheme="majorHAnsi" w:hAnsiTheme="majorHAnsi" w:cstheme="majorHAnsi"/>
        </w:rPr>
        <w:t xml:space="preserve"> Multiple randomized controlled trials (Louie &amp; Eng, 2018; Schwartz et al., 2023) have demonstrated safety and efficacy of lower-limb exoskeletons in stroke rehabilitation. This evidence base creates a regulatory pathway and clinical buy-in that accelerates translation from research prototype to market product.</w:t>
      </w:r>
    </w:p>
    <w:p w14:paraId="562FF5AF"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The proposed project directly addresses the most significant remaining scientific bottleneck: </w:t>
      </w:r>
      <w:r w:rsidRPr="00013BB9">
        <w:rPr>
          <w:rFonts w:asciiTheme="majorHAnsi" w:hAnsiTheme="majorHAnsi" w:cstheme="majorHAnsi"/>
          <w:b/>
          <w:bCs/>
        </w:rPr>
        <w:t>how to make wearable robotic systems truly adaptive</w:t>
      </w:r>
      <w:r w:rsidRPr="00013BB9">
        <w:rPr>
          <w:rFonts w:asciiTheme="majorHAnsi" w:hAnsiTheme="majorHAnsi" w:cstheme="majorHAnsi"/>
        </w:rPr>
        <w:t>, learning from each individual user, each step, and each environmental context, while maintaining formal safety guarantees at all times. This problem has not been solved by any existing programme, making the proposed MLO framework a genuinely frontier contribution.</w:t>
      </w:r>
    </w:p>
    <w:p w14:paraId="08F112B2" w14:textId="77777777" w:rsidR="00DA5D38" w:rsidRPr="00013BB9" w:rsidRDefault="00DA5D38">
      <w:pPr>
        <w:rPr>
          <w:rFonts w:asciiTheme="majorHAnsi" w:hAnsiTheme="majorHAnsi" w:cstheme="majorHAnsi"/>
        </w:rPr>
      </w:pPr>
    </w:p>
    <w:p w14:paraId="2366DB28" w14:textId="77777777" w:rsidR="00DA5D38" w:rsidRPr="00013BB9" w:rsidRDefault="009A23FC">
      <w:pPr>
        <w:pStyle w:val="Heading2"/>
        <w:rPr>
          <w:rFonts w:cstheme="majorHAnsi"/>
          <w:color w:val="auto"/>
        </w:rPr>
      </w:pPr>
      <w:bookmarkStart w:id="32" w:name="literature-review"/>
      <w:bookmarkEnd w:id="31"/>
      <w:r w:rsidRPr="00013BB9">
        <w:rPr>
          <w:rFonts w:cstheme="majorHAnsi"/>
          <w:color w:val="auto"/>
        </w:rPr>
        <w:lastRenderedPageBreak/>
        <w:t>8. Literature Review</w:t>
      </w:r>
    </w:p>
    <w:p w14:paraId="3BF2529E" w14:textId="77777777" w:rsidR="00DA5D38" w:rsidRPr="00013BB9" w:rsidRDefault="009A23FC">
      <w:pPr>
        <w:pStyle w:val="Heading3"/>
        <w:rPr>
          <w:rFonts w:cstheme="majorHAnsi"/>
          <w:color w:val="auto"/>
        </w:rPr>
      </w:pPr>
      <w:bookmarkStart w:id="33" w:name="wearable-assistive-robotics"/>
      <w:r w:rsidRPr="00013BB9">
        <w:rPr>
          <w:rFonts w:cstheme="majorHAnsi"/>
          <w:color w:val="auto"/>
        </w:rPr>
        <w:t>8.1 Wearable Assistive Robotics</w:t>
      </w:r>
    </w:p>
    <w:p w14:paraId="5A583D01"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Lower-limb wearable robots span a spectrum from single-joint devices (powered ankle-foot orthoses, hip exo-suits) to full lower-limb exoskeletons. Asbeck et al. (2015) demonstrated that soft exosuits delivering hip and ankle assistance can reduce metabolic cost by ~23% in healthy subjects. Awad et al. (2017) showed clinically significant improvements in post-stroke gait speed using the Bioness StimRouter. Giovacchini et al. (2015) and Dollar &amp; Herr (2008) provided comprehensive reviews establishing the performance benchmarks for powered prosthetics and orthoses.</w:t>
      </w:r>
    </w:p>
    <w:p w14:paraId="062945C1"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Limitations:</w:t>
      </w:r>
      <w:r w:rsidRPr="00013BB9">
        <w:rPr>
          <w:rFonts w:asciiTheme="majorHAnsi" w:hAnsiTheme="majorHAnsi" w:cstheme="majorHAnsi"/>
        </w:rPr>
        <w:t xml:space="preserve"> The majority of these systems rely on pre-programmed finite state machines or impedance controllers with manually tuned parameters. They are not designed to adapt to intra-session variability, fatigue, or novel environments. Clinical deployment is hindered by the need for extensive per-user calibration and trained supervision.</w:t>
      </w:r>
    </w:p>
    <w:p w14:paraId="7865B049" w14:textId="77777777" w:rsidR="00DA5D38" w:rsidRPr="00013BB9" w:rsidRDefault="009A23FC">
      <w:pPr>
        <w:pStyle w:val="Heading3"/>
        <w:rPr>
          <w:rFonts w:cstheme="majorHAnsi"/>
          <w:color w:val="auto"/>
        </w:rPr>
      </w:pPr>
      <w:bookmarkStart w:id="34" w:name="gait-modeling-and-prediction"/>
      <w:bookmarkEnd w:id="33"/>
      <w:r w:rsidRPr="00013BB9">
        <w:rPr>
          <w:rFonts w:cstheme="majorHAnsi"/>
          <w:color w:val="auto"/>
        </w:rPr>
        <w:t>8.2 Gait Modeling and Prediction</w:t>
      </w:r>
    </w:p>
    <w:p w14:paraId="7028E30B"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Gait analysis has a long history rooted in optoelectronic motion capture (Vicon, Qualisys) and force plate measurements. The seminal work of Winter (2009) established normative biomechanical parameters. Wearable gait analysis using IMUs was pioneered by Luinge &amp; Veltink (2005) and extended to ambulatory gait phase detection by Rueterbories et al. (2010). Hidden Markov Models (Mannini &amp; Sabatini, 2010) and Support Vector Machines (Taborri et al., 2016) were early ML approaches.</w:t>
      </w:r>
    </w:p>
    <w:p w14:paraId="6B9B0704"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More recent work has applied deep learning: Chen et al. (2020) used LSTMs for gait phase prediction with 93.2% accuracy; Nguyen et al. (2022) proposed a CNN-transformer hybrid achieving 96.4% gait event detection accuracy. Intra-subject variability has received less systematic attention; notable exceptions include Santhiranayagam et al. (2015) who analyzed variability in older adults and Lo et al. (2019) who proposed a Gaussian process model for gait variability.</w:t>
      </w:r>
    </w:p>
    <w:p w14:paraId="3569258E"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Limitations:</w:t>
      </w:r>
      <w:r w:rsidRPr="00013BB9">
        <w:rPr>
          <w:rFonts w:asciiTheme="majorHAnsi" w:hAnsiTheme="majorHAnsi" w:cstheme="majorHAnsi"/>
        </w:rPr>
        <w:t xml:space="preserve"> Most gait models assume stationarity within a session and do not model distributional shift arising from fatigue, terrain change, or health-status variation. Transfer learning across subjects remains an open problem.</w:t>
      </w:r>
    </w:p>
    <w:p w14:paraId="1DD2913B" w14:textId="77777777" w:rsidR="00DA5D38" w:rsidRPr="00013BB9" w:rsidRDefault="009A23FC">
      <w:pPr>
        <w:pStyle w:val="Heading3"/>
        <w:rPr>
          <w:rFonts w:cstheme="majorHAnsi"/>
          <w:color w:val="auto"/>
        </w:rPr>
      </w:pPr>
      <w:bookmarkStart w:id="35" w:name="X57422530aa0373154f6c1bebc2474dbeffaf0c9"/>
      <w:bookmarkEnd w:id="34"/>
      <w:r w:rsidRPr="00013BB9">
        <w:rPr>
          <w:rFonts w:cstheme="majorHAnsi"/>
          <w:color w:val="auto"/>
        </w:rPr>
        <w:t>8.3 Deep Learning for Time-Series Biomechanics</w:t>
      </w:r>
    </w:p>
    <w:p w14:paraId="321A3357"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The application of deep learning to biomechanical time-series has grown rapidly. Bidirectional LSTMs (Phinyomark et al., 2020), temporal convolutional networks (Bai et al., 2018), and attention-based transformers (Zhang et al., 2022) have been applied to activity recognition, gait classification, and joint moment prediction. Fuzzy-CNN hybrids (Cai et al., 2023) have shown particular promise by combining the interpretability of fuzzy rules with the feature learning capacity of convolutional networks. GRU (Gated Recurrent Unit) architectures offer computational efficiency advantages over LSTMs with comparable or superior accuracy on short-duration sequences typical of gait cycles (50–200 timesteps at 100 Hz).</w:t>
      </w:r>
    </w:p>
    <w:p w14:paraId="32305F35"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Limitations:</w:t>
      </w:r>
      <w:r w:rsidRPr="00013BB9">
        <w:rPr>
          <w:rFonts w:asciiTheme="majorHAnsi" w:hAnsiTheme="majorHAnsi" w:cstheme="majorHAnsi"/>
        </w:rPr>
        <w:t xml:space="preserve"> Existing architectures are designed for single tasks, trained end-to-end on fixed architectures, and not optimized for the specific characteristics of biomechanical data (quasi-</w:t>
      </w:r>
      <w:r w:rsidRPr="00013BB9">
        <w:rPr>
          <w:rFonts w:asciiTheme="majorHAnsi" w:hAnsiTheme="majorHAnsi" w:cstheme="majorHAnsi"/>
        </w:rPr>
        <w:lastRenderedPageBreak/>
        <w:t>periodicity, multivariate coupling, non-stationarity). Neural architecture search (Elsken et al., 2019) has not been systematically applied to this domain.</w:t>
      </w:r>
    </w:p>
    <w:p w14:paraId="04C13C7D" w14:textId="77777777" w:rsidR="00DA5D38" w:rsidRPr="00013BB9" w:rsidRDefault="009A23FC">
      <w:pPr>
        <w:pStyle w:val="Heading3"/>
        <w:rPr>
          <w:rFonts w:cstheme="majorHAnsi"/>
          <w:color w:val="auto"/>
        </w:rPr>
      </w:pPr>
      <w:bookmarkStart w:id="36" w:name="evolutionary-optimization-in-robotics"/>
      <w:bookmarkEnd w:id="35"/>
      <w:r w:rsidRPr="00013BB9">
        <w:rPr>
          <w:rFonts w:cstheme="majorHAnsi"/>
          <w:color w:val="auto"/>
        </w:rPr>
        <w:t>8.4 Evolutionary Optimization in Robotics</w:t>
      </w:r>
    </w:p>
    <w:p w14:paraId="043A3EC9"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Evolutionary algorithms have been applied to robot design optimization (Sims, 1994; Mouret &amp; Clune, 2015), locomotion controller synthesis (Peng et al., 2018), and sensor fusion (Couceiro et al., 2014). PSO (Kennedy &amp; Eberhart, 1995) has been used for PID tuning in exoskeleton control (Li et al., 2021) and hyperparameter optimization of neural networks (Lorenzo et al., 2017). Neuroevolution approaches (Stanley &amp; Miikkulainen, 2002) co-evolve network topology and weights.</w:t>
      </w:r>
    </w:p>
    <w:p w14:paraId="49876169"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Limitations:</w:t>
      </w:r>
      <w:r w:rsidRPr="00013BB9">
        <w:rPr>
          <w:rFonts w:asciiTheme="majorHAnsi" w:hAnsiTheme="majorHAnsi" w:cstheme="majorHAnsi"/>
        </w:rPr>
        <w:t xml:space="preserve"> Most applications tune parameters offline in simulation; online evolutionary adaptation in real-time wearable systems is nascent due to computational constraints. Domain-specific evolutionary operators for biomechanical time-series models have not been developed.</w:t>
      </w:r>
    </w:p>
    <w:p w14:paraId="69B0E26B" w14:textId="77777777" w:rsidR="00DA5D38" w:rsidRPr="00013BB9" w:rsidRDefault="009A23FC">
      <w:pPr>
        <w:pStyle w:val="Heading3"/>
        <w:rPr>
          <w:rFonts w:cstheme="majorHAnsi"/>
          <w:color w:val="auto"/>
        </w:rPr>
      </w:pPr>
      <w:bookmarkStart w:id="37" w:name="adaptive-and-robust-control-systems"/>
      <w:bookmarkEnd w:id="36"/>
      <w:r w:rsidRPr="00013BB9">
        <w:rPr>
          <w:rFonts w:cstheme="majorHAnsi"/>
          <w:color w:val="auto"/>
        </w:rPr>
        <w:t>8.5 Adaptive and Robust Control Systems</w:t>
      </w:r>
    </w:p>
    <w:p w14:paraId="41EB0494"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Active Disturbance Rejection Control (ADRC), introduced by Han (2009) and refined by Gao (2006), provides a model-free disturbance rejection framework using an Extended State Observer (ESO) to estimate total disturbance. ADRC has been applied to exoskeleton control by Zhao et al. (2015) and to prosthetic limb control by Huang et al. (2019). Adaptive ADRC variants (Chen et al., 2018) incorporate gain adaptation laws. The σ-modification (Ioannou &amp; Kokotovic, 1984) prevents parameter drift in adaptive systems under persistent excitation conditions, a critical property in cyclic human locomotion.</w:t>
      </w:r>
    </w:p>
    <w:p w14:paraId="701B7635"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Limitations:</w:t>
      </w:r>
      <w:r w:rsidRPr="00013BB9">
        <w:rPr>
          <w:rFonts w:asciiTheme="majorHAnsi" w:hAnsiTheme="majorHAnsi" w:cstheme="majorHAnsi"/>
        </w:rPr>
        <w:t xml:space="preserve"> Standard ADRC parameter tuning relies on frequency-domain analysis assuming constant disturbance bandwidth—an assumption violated in dynamic locomotion. Lyapunov-based stability analyses of adaptive ADRC under time-varying disturbances are incomplete in the literature. The combination of σ-modification with metaheuristic online tuning has not been formally analyzed or experimentally demonstrated.</w:t>
      </w:r>
    </w:p>
    <w:p w14:paraId="6892C44A" w14:textId="77777777" w:rsidR="00DA5D38" w:rsidRPr="00013BB9" w:rsidRDefault="00DA5D38">
      <w:pPr>
        <w:rPr>
          <w:rFonts w:asciiTheme="majorHAnsi" w:hAnsiTheme="majorHAnsi" w:cstheme="majorHAnsi"/>
        </w:rPr>
      </w:pPr>
    </w:p>
    <w:p w14:paraId="61814098" w14:textId="77777777" w:rsidR="00DA5D38" w:rsidRPr="00013BB9" w:rsidRDefault="009A23FC">
      <w:pPr>
        <w:pStyle w:val="Heading2"/>
        <w:rPr>
          <w:rFonts w:cstheme="majorHAnsi"/>
          <w:color w:val="auto"/>
        </w:rPr>
      </w:pPr>
      <w:bookmarkStart w:id="38" w:name="proposed-methodology"/>
      <w:bookmarkEnd w:id="32"/>
      <w:bookmarkEnd w:id="37"/>
      <w:r w:rsidRPr="00013BB9">
        <w:rPr>
          <w:rFonts w:cstheme="majorHAnsi"/>
          <w:color w:val="auto"/>
        </w:rPr>
        <w:t>9. Proposed Methodology</w:t>
      </w:r>
    </w:p>
    <w:p w14:paraId="3697EEC5" w14:textId="77777777" w:rsidR="00DA5D38" w:rsidRPr="00013BB9" w:rsidRDefault="009A23FC" w:rsidP="009A23FC">
      <w:pPr>
        <w:pStyle w:val="FirstParagraph"/>
        <w:jc w:val="both"/>
        <w:rPr>
          <w:rFonts w:asciiTheme="majorHAnsi" w:hAnsiTheme="majorHAnsi" w:cstheme="majorHAnsi"/>
        </w:rPr>
      </w:pPr>
      <w:commentRangeStart w:id="39"/>
      <w:r w:rsidRPr="00013BB9">
        <w:rPr>
          <w:rFonts w:asciiTheme="majorHAnsi" w:hAnsiTheme="majorHAnsi" w:cstheme="majorHAnsi"/>
        </w:rPr>
        <w:t xml:space="preserve">The proposed Multi-Level Optimization (MLO) architecture is organized into three vertically integrated levels, as illustrated schematically below. Each level receives signals from lower levels (actuation feedback) and sends commands downward, </w:t>
      </w:r>
      <w:commentRangeStart w:id="40"/>
      <w:r w:rsidRPr="00013BB9">
        <w:rPr>
          <w:rFonts w:asciiTheme="majorHAnsi" w:hAnsiTheme="majorHAnsi" w:cstheme="majorHAnsi"/>
        </w:rPr>
        <w:t>while simultaneously sharing information horizontally with adjacent levels through a shared context representation.</w:t>
      </w:r>
      <w:commentRangeEnd w:id="39"/>
      <w:r w:rsidR="00287E74">
        <w:rPr>
          <w:rStyle w:val="CommentReference"/>
        </w:rPr>
        <w:commentReference w:id="39"/>
      </w:r>
      <w:commentRangeEnd w:id="40"/>
      <w:r w:rsidR="0020321A">
        <w:rPr>
          <w:rStyle w:val="CommentReference"/>
        </w:rPr>
        <w:commentReference w:id="40"/>
      </w:r>
    </w:p>
    <w:p w14:paraId="7DAFD673" w14:textId="77777777" w:rsidR="009A23FC" w:rsidRPr="00013BB9" w:rsidRDefault="009A23FC" w:rsidP="009A23FC">
      <w:pPr>
        <w:pStyle w:val="BodyText"/>
        <w:rPr>
          <w:rFonts w:asciiTheme="majorHAnsi" w:hAnsiTheme="majorHAnsi" w:cstheme="majorHAnsi"/>
        </w:rPr>
      </w:pPr>
    </w:p>
    <w:p w14:paraId="5DC306A4" w14:textId="41AF12F4" w:rsidR="00DA5D38" w:rsidRDefault="00044CB0" w:rsidP="00545E72">
      <w:pPr>
        <w:jc w:val="center"/>
        <w:rPr>
          <w:ins w:id="41" w:author="Wanxin Chen" w:date="2026-04-16T17:39:00Z"/>
          <w:rFonts w:asciiTheme="majorHAnsi" w:hAnsiTheme="majorHAnsi" w:cstheme="majorHAnsi"/>
        </w:rPr>
      </w:pPr>
      <w:ins w:id="42" w:author="Wanxin Chen" w:date="2026-04-16T17:39:00Z">
        <w:r>
          <w:rPr>
            <w:rFonts w:asciiTheme="majorHAnsi" w:hAnsiTheme="majorHAnsi" w:cstheme="majorHAnsi"/>
            <w:noProof/>
            <w:lang w:val="en-IN" w:eastAsia="en-IN"/>
          </w:rPr>
          <w:lastRenderedPageBreak/>
          <w:drawing>
            <wp:inline distT="0" distB="0" distL="0" distR="0" wp14:anchorId="74924272" wp14:editId="345F28DA">
              <wp:extent cx="4120952" cy="2830781"/>
              <wp:effectExtent l="0" t="0" r="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26775" cy="2834781"/>
                      </a:xfrm>
                      <a:prstGeom prst="rect">
                        <a:avLst/>
                      </a:prstGeom>
                      <a:noFill/>
                    </pic:spPr>
                  </pic:pic>
                </a:graphicData>
              </a:graphic>
            </wp:inline>
          </w:drawing>
        </w:r>
      </w:ins>
      <w:del w:id="43" w:author="Wanxin Chen" w:date="2026-04-16T17:39:00Z">
        <w:r w:rsidR="00545E72" w:rsidRPr="00013BB9" w:rsidDel="00044CB0">
          <w:rPr>
            <w:rFonts w:asciiTheme="majorHAnsi" w:hAnsiTheme="majorHAnsi" w:cstheme="majorHAnsi"/>
            <w:noProof/>
            <w:lang w:val="en-IN" w:eastAsia="en-IN"/>
          </w:rPr>
          <w:drawing>
            <wp:inline distT="0" distB="0" distL="0" distR="0" wp14:anchorId="3894ECA7" wp14:editId="3DC424AA">
              <wp:extent cx="3979237" cy="3902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LM+EC-2026-04-14-08511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86162" cy="3909501"/>
                      </a:xfrm>
                      <a:prstGeom prst="rect">
                        <a:avLst/>
                      </a:prstGeom>
                    </pic:spPr>
                  </pic:pic>
                </a:graphicData>
              </a:graphic>
            </wp:inline>
          </w:drawing>
        </w:r>
      </w:del>
    </w:p>
    <w:p w14:paraId="7476F9B9" w14:textId="2B208975" w:rsidR="00044CB0" w:rsidRPr="00044CB0" w:rsidRDefault="00044CB0" w:rsidP="00545E72">
      <w:pPr>
        <w:jc w:val="center"/>
        <w:rPr>
          <w:rFonts w:asciiTheme="majorHAnsi" w:hAnsiTheme="majorHAnsi" w:cstheme="majorHAnsi"/>
          <w:color w:val="C00000"/>
          <w:rPrChange w:id="44" w:author="Wanxin Chen" w:date="2026-04-16T17:39:00Z">
            <w:rPr>
              <w:rFonts w:asciiTheme="majorHAnsi" w:hAnsiTheme="majorHAnsi" w:cstheme="majorHAnsi"/>
            </w:rPr>
          </w:rPrChange>
        </w:rPr>
      </w:pPr>
      <w:ins w:id="45" w:author="Wanxin Chen" w:date="2026-04-16T17:39:00Z">
        <w:r w:rsidRPr="00044CB0">
          <w:rPr>
            <w:rFonts w:asciiTheme="majorHAnsi" w:hAnsiTheme="majorHAnsi" w:cstheme="majorHAnsi"/>
            <w:color w:val="C00000"/>
            <w:lang w:eastAsia="zh-CN"/>
            <w:rPrChange w:id="46" w:author="Wanxin Chen" w:date="2026-04-16T17:39:00Z">
              <w:rPr>
                <w:rFonts w:asciiTheme="majorHAnsi" w:hAnsiTheme="majorHAnsi" w:cstheme="majorHAnsi"/>
                <w:lang w:eastAsia="zh-CN"/>
              </w:rPr>
            </w:rPrChange>
          </w:rPr>
          <w:t>Fig</w:t>
        </w:r>
        <w:r w:rsidRPr="00044CB0">
          <w:rPr>
            <w:rFonts w:asciiTheme="majorHAnsi" w:hAnsiTheme="majorHAnsi" w:cstheme="majorHAnsi"/>
            <w:color w:val="C00000"/>
            <w:rPrChange w:id="47" w:author="Wanxin Chen" w:date="2026-04-16T17:39:00Z">
              <w:rPr>
                <w:rFonts w:asciiTheme="majorHAnsi" w:hAnsiTheme="majorHAnsi" w:cstheme="majorHAnsi"/>
              </w:rPr>
            </w:rPrChange>
          </w:rPr>
          <w:t xml:space="preserve"> 1. [Captions….]</w:t>
        </w:r>
      </w:ins>
    </w:p>
    <w:p w14:paraId="1DE2AE00" w14:textId="77777777" w:rsidR="00DA5D38" w:rsidRPr="00013BB9" w:rsidRDefault="009A23FC">
      <w:pPr>
        <w:pStyle w:val="Heading3"/>
        <w:rPr>
          <w:rFonts w:cstheme="majorHAnsi"/>
          <w:color w:val="auto"/>
        </w:rPr>
      </w:pPr>
      <w:bookmarkStart w:id="48" w:name="X171d92149daaaadbca5b9da47f231b97410168b"/>
      <w:r w:rsidRPr="00013BB9">
        <w:rPr>
          <w:rFonts w:cstheme="majorHAnsi"/>
          <w:color w:val="auto"/>
        </w:rPr>
        <w:t xml:space="preserve">9(A) </w:t>
      </w:r>
      <w:commentRangeStart w:id="49"/>
      <w:r w:rsidRPr="00013BB9">
        <w:rPr>
          <w:rFonts w:cstheme="majorHAnsi"/>
          <w:color w:val="auto"/>
        </w:rPr>
        <w:t>High-Level Optimization: Perception and Intention Recognition</w:t>
      </w:r>
      <w:commentRangeEnd w:id="49"/>
      <w:r w:rsidR="0020321A">
        <w:rPr>
          <w:rStyle w:val="CommentReference"/>
          <w:rFonts w:asciiTheme="minorHAnsi" w:eastAsia="SimSun" w:hAnsiTheme="minorHAnsi" w:cstheme="minorBidi"/>
          <w:b w:val="0"/>
          <w:bCs w:val="0"/>
          <w:color w:val="auto"/>
        </w:rPr>
        <w:commentReference w:id="49"/>
      </w:r>
    </w:p>
    <w:p w14:paraId="1C3A0979" w14:textId="77777777" w:rsidR="00DA5D38" w:rsidRPr="00013BB9" w:rsidRDefault="009A23FC">
      <w:pPr>
        <w:pStyle w:val="Heading4"/>
        <w:rPr>
          <w:rFonts w:cstheme="majorHAnsi"/>
          <w:color w:val="auto"/>
        </w:rPr>
      </w:pPr>
      <w:bookmarkStart w:id="50" w:name="a.1-sensing-architecture"/>
      <w:r w:rsidRPr="00013BB9">
        <w:rPr>
          <w:rFonts w:cstheme="majorHAnsi"/>
          <w:color w:val="auto"/>
        </w:rPr>
        <w:t>9.A.1 Sensing Architecture</w:t>
      </w:r>
    </w:p>
    <w:p w14:paraId="798A27C4"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The sensing subsystem comprises: - </w:t>
      </w:r>
      <w:r w:rsidRPr="00013BB9">
        <w:rPr>
          <w:rFonts w:asciiTheme="majorHAnsi" w:hAnsiTheme="majorHAnsi" w:cstheme="majorHAnsi"/>
          <w:b/>
          <w:bCs/>
        </w:rPr>
        <w:t>Six degree-of-freedom IMUs (MEMS):</w:t>
      </w:r>
      <w:r w:rsidRPr="00013BB9">
        <w:rPr>
          <w:rFonts w:asciiTheme="majorHAnsi" w:hAnsiTheme="majorHAnsi" w:cstheme="majorHAnsi"/>
        </w:rPr>
        <w:t xml:space="preserve"> </w:t>
      </w:r>
      <w:commentRangeStart w:id="51"/>
      <w:r w:rsidRPr="00A112E2">
        <w:rPr>
          <w:rFonts w:asciiTheme="majorHAnsi" w:hAnsiTheme="majorHAnsi" w:cstheme="majorHAnsi"/>
          <w:highlight w:val="yellow"/>
          <w:rPrChange w:id="52" w:author="Wanxin Chen" w:date="2026-04-16T14:48:00Z">
            <w:rPr>
              <w:rFonts w:asciiTheme="majorHAnsi" w:hAnsiTheme="majorHAnsi" w:cstheme="majorHAnsi"/>
            </w:rPr>
          </w:rPrChange>
        </w:rPr>
        <w:t xml:space="preserve">Placed at the </w:t>
      </w:r>
      <w:commentRangeStart w:id="53"/>
      <w:r w:rsidRPr="00A112E2">
        <w:rPr>
          <w:rFonts w:asciiTheme="majorHAnsi" w:hAnsiTheme="majorHAnsi" w:cstheme="majorHAnsi"/>
          <w:highlight w:val="yellow"/>
          <w:rPrChange w:id="54" w:author="Wanxin Chen" w:date="2026-04-16T14:48:00Z">
            <w:rPr>
              <w:rFonts w:asciiTheme="majorHAnsi" w:hAnsiTheme="majorHAnsi" w:cstheme="majorHAnsi"/>
            </w:rPr>
          </w:rPrChange>
        </w:rPr>
        <w:t xml:space="preserve">shank, thigh, and trunk </w:t>
      </w:r>
      <w:commentRangeEnd w:id="53"/>
      <w:r w:rsidR="0020321A" w:rsidRPr="00A112E2">
        <w:rPr>
          <w:rStyle w:val="CommentReference"/>
          <w:highlight w:val="yellow"/>
          <w:rPrChange w:id="55" w:author="Wanxin Chen" w:date="2026-04-16T14:48:00Z">
            <w:rPr>
              <w:rStyle w:val="CommentReference"/>
            </w:rPr>
          </w:rPrChange>
        </w:rPr>
        <w:commentReference w:id="53"/>
      </w:r>
      <w:r w:rsidRPr="00A112E2">
        <w:rPr>
          <w:rFonts w:asciiTheme="majorHAnsi" w:hAnsiTheme="majorHAnsi" w:cstheme="majorHAnsi"/>
          <w:highlight w:val="yellow"/>
          <w:rPrChange w:id="56" w:author="Wanxin Chen" w:date="2026-04-16T14:48:00Z">
            <w:rPr>
              <w:rFonts w:asciiTheme="majorHAnsi" w:hAnsiTheme="majorHAnsi" w:cstheme="majorHAnsi"/>
            </w:rPr>
          </w:rPrChange>
        </w:rPr>
        <w:t xml:space="preserve">segments (6 units per leg), </w:t>
      </w:r>
      <w:commentRangeEnd w:id="51"/>
      <w:r w:rsidR="0020321A" w:rsidRPr="00A112E2">
        <w:rPr>
          <w:rStyle w:val="CommentReference"/>
          <w:highlight w:val="yellow"/>
          <w:rPrChange w:id="57" w:author="Wanxin Chen" w:date="2026-04-16T14:48:00Z">
            <w:rPr>
              <w:rStyle w:val="CommentReference"/>
            </w:rPr>
          </w:rPrChange>
        </w:rPr>
        <w:commentReference w:id="51"/>
      </w:r>
      <w:r w:rsidRPr="00013BB9">
        <w:rPr>
          <w:rFonts w:asciiTheme="majorHAnsi" w:hAnsiTheme="majorHAnsi" w:cstheme="majorHAnsi"/>
        </w:rPr>
        <w:t xml:space="preserve">capturing 3-axis linear accelerations </w:t>
      </w:r>
      <m:oMath>
        <m:r>
          <m:rPr>
            <m:sty m:val="b"/>
          </m:rPr>
          <w:rPr>
            <w:rFonts w:ascii="Cambria Math" w:hAnsi="Cambria Math" w:cstheme="majorHAnsi"/>
          </w:rPr>
          <m:t>a</m:t>
        </m:r>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3</m:t>
            </m:r>
          </m:sup>
        </m:sSup>
      </m:oMath>
      <w:r w:rsidRPr="00013BB9">
        <w:rPr>
          <w:rFonts w:asciiTheme="majorHAnsi" w:hAnsiTheme="majorHAnsi" w:cstheme="majorHAnsi"/>
        </w:rPr>
        <w:t xml:space="preserve"> and angular velocities </w:t>
      </w:r>
      <m:oMath>
        <m:r>
          <m:rPr>
            <m:sty m:val="b"/>
          </m:rPr>
          <w:rPr>
            <w:rFonts w:ascii="Cambria Math" w:hAnsi="Cambria Math" w:cstheme="majorHAnsi"/>
          </w:rPr>
          <m:t>ω</m:t>
        </m:r>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3</m:t>
            </m:r>
          </m:sup>
        </m:sSup>
      </m:oMath>
      <w:r w:rsidRPr="00013BB9">
        <w:rPr>
          <w:rFonts w:asciiTheme="majorHAnsi" w:hAnsiTheme="majorHAnsi" w:cstheme="majorHAnsi"/>
        </w:rPr>
        <w:t xml:space="preserve"> at 200 Hz. - </w:t>
      </w:r>
      <w:r w:rsidRPr="00013BB9">
        <w:rPr>
          <w:rFonts w:asciiTheme="majorHAnsi" w:hAnsiTheme="majorHAnsi" w:cstheme="majorHAnsi"/>
          <w:b/>
          <w:bCs/>
        </w:rPr>
        <w:t>Plantar pressure insoles:</w:t>
      </w:r>
      <w:r w:rsidRPr="00013BB9">
        <w:rPr>
          <w:rFonts w:asciiTheme="majorHAnsi" w:hAnsiTheme="majorHAnsi" w:cstheme="majorHAnsi"/>
        </w:rPr>
        <w:t xml:space="preserve"> Flexible capacitive sensor arrays (16 sensing elements per foot) measuring the spatiotemporal plantar pressure distribution </w:t>
      </w:r>
      <m:oMath>
        <m:r>
          <w:rPr>
            <w:rFonts w:ascii="Cambria Math" w:hAnsi="Cambria Math" w:cstheme="majorHAnsi"/>
          </w:rPr>
          <m:t>P</m:t>
        </m:r>
        <m:d>
          <m:dPr>
            <m:ctrlPr>
              <w:rPr>
                <w:rFonts w:ascii="Cambria Math" w:hAnsi="Cambria Math" w:cstheme="majorHAnsi"/>
              </w:rPr>
            </m:ctrlPr>
          </m:dPr>
          <m:e>
            <m:r>
              <w:rPr>
                <w:rFonts w:ascii="Cambria Math" w:hAnsi="Cambria Math" w:cstheme="majorHAnsi"/>
              </w:rPr>
              <m:t>x</m:t>
            </m:r>
            <m:r>
              <m:rPr>
                <m:sty m:val="p"/>
              </m:rPr>
              <w:rPr>
                <w:rFonts w:ascii="Cambria Math" w:hAnsi="Cambria Math" w:cstheme="majorHAnsi"/>
              </w:rPr>
              <m:t>,</m:t>
            </m:r>
            <m:r>
              <w:rPr>
                <w:rFonts w:ascii="Cambria Math" w:hAnsi="Cambria Math" w:cstheme="majorHAnsi"/>
              </w:rPr>
              <m:t>y</m:t>
            </m:r>
            <m:r>
              <m:rPr>
                <m:sty m:val="p"/>
              </m:rPr>
              <w:rPr>
                <w:rFonts w:ascii="Cambria Math" w:hAnsi="Cambria Math" w:cstheme="majorHAnsi"/>
              </w:rPr>
              <m:t>,</m:t>
            </m:r>
            <m:r>
              <w:rPr>
                <w:rFonts w:ascii="Cambria Math" w:hAnsi="Cambria Math" w:cstheme="majorHAnsi"/>
              </w:rPr>
              <m:t>t</m:t>
            </m:r>
          </m:e>
        </m:d>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16</m:t>
            </m:r>
          </m:sup>
        </m:sSup>
      </m:oMath>
      <w:r w:rsidRPr="00013BB9">
        <w:rPr>
          <w:rFonts w:asciiTheme="majorHAnsi" w:hAnsiTheme="majorHAnsi" w:cstheme="majorHAnsi"/>
        </w:rPr>
        <w:t xml:space="preserve"> at 100 Hz.</w:t>
      </w:r>
    </w:p>
    <w:p w14:paraId="44248EFA" w14:textId="77777777" w:rsidR="00DA5D38" w:rsidRPr="00013BB9" w:rsidRDefault="009A23FC">
      <w:pPr>
        <w:pStyle w:val="BodyText"/>
        <w:rPr>
          <w:rFonts w:asciiTheme="majorHAnsi" w:hAnsiTheme="majorHAnsi" w:cstheme="majorHAnsi"/>
        </w:rPr>
      </w:pPr>
      <w:r w:rsidRPr="00013BB9">
        <w:rPr>
          <w:rFonts w:asciiTheme="majorHAnsi" w:hAnsiTheme="majorHAnsi" w:cstheme="majorHAnsi"/>
        </w:rPr>
        <w:lastRenderedPageBreak/>
        <w:t>The raw sensor fusion problem is formulated as:</w:t>
      </w:r>
    </w:p>
    <w:p w14:paraId="498DE190" w14:textId="77777777" w:rsidR="00DA5D38" w:rsidRPr="00013BB9" w:rsidRDefault="009A23FC">
      <w:pPr>
        <w:pStyle w:val="BodyText"/>
        <w:rPr>
          <w:rFonts w:asciiTheme="majorHAnsi" w:hAnsiTheme="majorHAnsi" w:cstheme="majorHAnsi"/>
        </w:rPr>
      </w:pPr>
      <m:oMathPara>
        <m:oMathParaPr>
          <m:jc m:val="center"/>
        </m:oMathParaPr>
        <m:oMath>
          <m:r>
            <m:rPr>
              <m:sty m:val="b"/>
            </m:rPr>
            <w:rPr>
              <w:rFonts w:ascii="Cambria Math" w:hAnsi="Cambria Math" w:cstheme="majorHAnsi"/>
            </w:rPr>
            <m:t>x</m:t>
          </m:r>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p>
            <m:sSupPr>
              <m:ctrlPr>
                <w:rPr>
                  <w:rFonts w:ascii="Cambria Math" w:hAnsi="Cambria Math" w:cstheme="majorHAnsi"/>
                </w:rPr>
              </m:ctrlPr>
            </m:sSupPr>
            <m:e>
              <m:d>
                <m:dPr>
                  <m:begChr m:val="["/>
                  <m:endChr m:val="]"/>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a</m:t>
                      </m:r>
                    </m:e>
                    <m:sub>
                      <m:r>
                        <w:rPr>
                          <w:rFonts w:ascii="Cambria Math" w:hAnsi="Cambria Math" w:cstheme="majorHAnsi"/>
                        </w:rPr>
                        <m:t>L</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r>
                    <w:rPr>
                      <w:rFonts w:ascii="Cambria Math" w:hAnsi="Cambria Math" w:cstheme="majorHAnsi"/>
                    </w:rPr>
                    <m:t> </m:t>
                  </m:r>
                  <m:sSub>
                    <m:sSubPr>
                      <m:ctrlPr>
                        <w:rPr>
                          <w:rFonts w:ascii="Cambria Math" w:hAnsi="Cambria Math" w:cstheme="majorHAnsi"/>
                        </w:rPr>
                      </m:ctrlPr>
                    </m:sSubPr>
                    <m:e>
                      <m:r>
                        <m:rPr>
                          <m:sty m:val="b"/>
                        </m:rPr>
                        <w:rPr>
                          <w:rFonts w:ascii="Cambria Math" w:hAnsi="Cambria Math" w:cstheme="majorHAnsi"/>
                        </w:rPr>
                        <m:t>ω</m:t>
                      </m:r>
                    </m:e>
                    <m:sub>
                      <m:r>
                        <w:rPr>
                          <w:rFonts w:ascii="Cambria Math" w:hAnsi="Cambria Math" w:cstheme="majorHAnsi"/>
                        </w:rPr>
                        <m:t>L</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r>
                    <w:rPr>
                      <w:rFonts w:ascii="Cambria Math" w:hAnsi="Cambria Math" w:cstheme="majorHAnsi"/>
                    </w:rPr>
                    <m:t> </m:t>
                  </m:r>
                  <m:sSub>
                    <m:sSubPr>
                      <m:ctrlPr>
                        <w:rPr>
                          <w:rFonts w:ascii="Cambria Math" w:hAnsi="Cambria Math" w:cstheme="majorHAnsi"/>
                        </w:rPr>
                      </m:ctrlPr>
                    </m:sSubPr>
                    <m:e>
                      <m:r>
                        <m:rPr>
                          <m:sty m:val="b"/>
                        </m:rPr>
                        <w:rPr>
                          <w:rFonts w:ascii="Cambria Math" w:hAnsi="Cambria Math" w:cstheme="majorHAnsi"/>
                        </w:rPr>
                        <m:t>a</m:t>
                      </m:r>
                    </m:e>
                    <m:sub>
                      <m:r>
                        <w:rPr>
                          <w:rFonts w:ascii="Cambria Math" w:hAnsi="Cambria Math" w:cstheme="majorHAnsi"/>
                        </w:rPr>
                        <m:t>R</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r>
                    <w:rPr>
                      <w:rFonts w:ascii="Cambria Math" w:hAnsi="Cambria Math" w:cstheme="majorHAnsi"/>
                    </w:rPr>
                    <m:t> </m:t>
                  </m:r>
                  <m:sSub>
                    <m:sSubPr>
                      <m:ctrlPr>
                        <w:rPr>
                          <w:rFonts w:ascii="Cambria Math" w:hAnsi="Cambria Math" w:cstheme="majorHAnsi"/>
                        </w:rPr>
                      </m:ctrlPr>
                    </m:sSubPr>
                    <m:e>
                      <m:r>
                        <m:rPr>
                          <m:sty m:val="b"/>
                        </m:rPr>
                        <w:rPr>
                          <w:rFonts w:ascii="Cambria Math" w:hAnsi="Cambria Math" w:cstheme="majorHAnsi"/>
                        </w:rPr>
                        <m:t>ω</m:t>
                      </m:r>
                    </m:e>
                    <m:sub>
                      <m:r>
                        <w:rPr>
                          <w:rFonts w:ascii="Cambria Math" w:hAnsi="Cambria Math" w:cstheme="majorHAnsi"/>
                        </w:rPr>
                        <m:t>R</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r>
                    <w:rPr>
                      <w:rFonts w:ascii="Cambria Math" w:hAnsi="Cambria Math" w:cstheme="majorHAnsi"/>
                    </w:rPr>
                    <m:t> </m:t>
                  </m:r>
                  <m:sSub>
                    <m:sSubPr>
                      <m:ctrlPr>
                        <w:rPr>
                          <w:rFonts w:ascii="Cambria Math" w:hAnsi="Cambria Math" w:cstheme="majorHAnsi"/>
                        </w:rPr>
                      </m:ctrlPr>
                    </m:sSubPr>
                    <m:e>
                      <m:r>
                        <m:rPr>
                          <m:sty m:val="b"/>
                        </m:rPr>
                        <w:rPr>
                          <w:rFonts w:ascii="Cambria Math" w:hAnsi="Cambria Math" w:cstheme="majorHAnsi"/>
                        </w:rPr>
                        <m:t>a</m:t>
                      </m:r>
                    </m:e>
                    <m:sub>
                      <m:r>
                        <w:rPr>
                          <w:rFonts w:ascii="Cambria Math" w:hAnsi="Cambria Math" w:cstheme="majorHAnsi"/>
                        </w:rPr>
                        <m:t>T</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r>
                    <w:rPr>
                      <w:rFonts w:ascii="Cambria Math" w:hAnsi="Cambria Math" w:cstheme="majorHAnsi"/>
                    </w:rPr>
                    <m:t> </m:t>
                  </m:r>
                  <m:sSub>
                    <m:sSubPr>
                      <m:ctrlPr>
                        <w:rPr>
                          <w:rFonts w:ascii="Cambria Math" w:hAnsi="Cambria Math" w:cstheme="majorHAnsi"/>
                        </w:rPr>
                      </m:ctrlPr>
                    </m:sSubPr>
                    <m:e>
                      <m:r>
                        <m:rPr>
                          <m:sty m:val="b"/>
                        </m:rPr>
                        <w:rPr>
                          <w:rFonts w:ascii="Cambria Math" w:hAnsi="Cambria Math" w:cstheme="majorHAnsi"/>
                        </w:rPr>
                        <m:t>ω</m:t>
                      </m:r>
                    </m:e>
                    <m:sub>
                      <m:r>
                        <w:rPr>
                          <w:rFonts w:ascii="Cambria Math" w:hAnsi="Cambria Math" w:cstheme="majorHAnsi"/>
                        </w:rPr>
                        <m:t>T</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r>
                    <w:rPr>
                      <w:rFonts w:ascii="Cambria Math" w:hAnsi="Cambria Math" w:cstheme="majorHAnsi"/>
                    </w:rPr>
                    <m:t> </m:t>
                  </m:r>
                  <m:sSub>
                    <m:sSubPr>
                      <m:ctrlPr>
                        <w:rPr>
                          <w:rFonts w:ascii="Cambria Math" w:hAnsi="Cambria Math" w:cstheme="majorHAnsi"/>
                        </w:rPr>
                      </m:ctrlPr>
                    </m:sSubPr>
                    <m:e>
                      <m:r>
                        <w:rPr>
                          <w:rFonts w:ascii="Cambria Math" w:hAnsi="Cambria Math" w:cstheme="majorHAnsi"/>
                        </w:rPr>
                        <m:t>P</m:t>
                      </m:r>
                    </m:e>
                    <m:sub>
                      <m:r>
                        <w:rPr>
                          <w:rFonts w:ascii="Cambria Math" w:hAnsi="Cambria Math" w:cstheme="majorHAnsi"/>
                        </w:rPr>
                        <m:t>L</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r>
                    <w:rPr>
                      <w:rFonts w:ascii="Cambria Math" w:hAnsi="Cambria Math" w:cstheme="majorHAnsi"/>
                    </w:rPr>
                    <m:t> </m:t>
                  </m:r>
                  <m:sSub>
                    <m:sSubPr>
                      <m:ctrlPr>
                        <w:rPr>
                          <w:rFonts w:ascii="Cambria Math" w:hAnsi="Cambria Math" w:cstheme="majorHAnsi"/>
                        </w:rPr>
                      </m:ctrlPr>
                    </m:sSubPr>
                    <m:e>
                      <m:r>
                        <w:rPr>
                          <w:rFonts w:ascii="Cambria Math" w:hAnsi="Cambria Math" w:cstheme="majorHAnsi"/>
                        </w:rPr>
                        <m:t>P</m:t>
                      </m:r>
                    </m:e>
                    <m:sub>
                      <m:r>
                        <w:rPr>
                          <w:rFonts w:ascii="Cambria Math" w:hAnsi="Cambria Math" w:cstheme="majorHAnsi"/>
                        </w:rPr>
                        <m:t>R</m:t>
                      </m:r>
                    </m:sub>
                  </m:sSub>
                  <m:d>
                    <m:dPr>
                      <m:ctrlPr>
                        <w:rPr>
                          <w:rFonts w:ascii="Cambria Math" w:hAnsi="Cambria Math" w:cstheme="majorHAnsi"/>
                        </w:rPr>
                      </m:ctrlPr>
                    </m:dPr>
                    <m:e>
                      <m:r>
                        <w:rPr>
                          <w:rFonts w:ascii="Cambria Math" w:hAnsi="Cambria Math" w:cstheme="majorHAnsi"/>
                        </w:rPr>
                        <m:t>t</m:t>
                      </m:r>
                    </m:e>
                  </m:d>
                </m:e>
              </m:d>
            </m:e>
            <m:sup>
              <m:r>
                <m:rPr>
                  <m:sty m:val="p"/>
                </m:rPr>
                <w:rPr>
                  <w:rFonts w:ascii="Cambria Math" w:hAnsi="Cambria Math" w:cstheme="majorHAnsi"/>
                </w:rPr>
                <m:t>⊤</m:t>
              </m:r>
            </m:sup>
          </m:sSup>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d</m:t>
              </m:r>
            </m:sup>
          </m:sSup>
        </m:oMath>
      </m:oMathPara>
    </w:p>
    <w:p w14:paraId="63133BDC"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 xml:space="preserve">where subscripts </w:t>
      </w:r>
      <m:oMath>
        <m:r>
          <w:rPr>
            <w:rFonts w:ascii="Cambria Math" w:hAnsi="Cambria Math" w:cstheme="majorHAnsi"/>
          </w:rPr>
          <m:t>L</m:t>
        </m:r>
      </m:oMath>
      <w:r w:rsidRPr="00013BB9">
        <w:rPr>
          <w:rFonts w:asciiTheme="majorHAnsi" w:hAnsiTheme="majorHAnsi" w:cstheme="majorHAnsi"/>
        </w:rPr>
        <w:t xml:space="preserve">, </w:t>
      </w:r>
      <m:oMath>
        <m:r>
          <w:rPr>
            <w:rFonts w:ascii="Cambria Math" w:hAnsi="Cambria Math" w:cstheme="majorHAnsi"/>
          </w:rPr>
          <m:t>R</m:t>
        </m:r>
      </m:oMath>
      <w:r w:rsidRPr="00013BB9">
        <w:rPr>
          <w:rFonts w:asciiTheme="majorHAnsi" w:hAnsiTheme="majorHAnsi" w:cstheme="majorHAnsi"/>
        </w:rPr>
        <w:t xml:space="preserve">, </w:t>
      </w:r>
      <m:oMath>
        <m:r>
          <w:rPr>
            <w:rFonts w:ascii="Cambria Math" w:hAnsi="Cambria Math" w:cstheme="majorHAnsi"/>
          </w:rPr>
          <m:t>T</m:t>
        </m:r>
      </m:oMath>
      <w:r w:rsidRPr="00013BB9">
        <w:rPr>
          <w:rFonts w:asciiTheme="majorHAnsi" w:hAnsiTheme="majorHAnsi" w:cstheme="majorHAnsi"/>
        </w:rPr>
        <w:t xml:space="preserve"> denote left leg, right leg, and trunk, and </w:t>
      </w:r>
      <m:oMath>
        <m:r>
          <w:rPr>
            <w:rFonts w:ascii="Cambria Math" w:hAnsi="Cambria Math" w:cstheme="majorHAnsi"/>
          </w:rPr>
          <m:t>d</m:t>
        </m:r>
        <m:r>
          <m:rPr>
            <m:sty m:val="p"/>
          </m:rPr>
          <w:rPr>
            <w:rFonts w:ascii="Cambria Math" w:hAnsi="Cambria Math" w:cstheme="majorHAnsi"/>
          </w:rPr>
          <m:t>=</m:t>
        </m:r>
        <m:r>
          <w:rPr>
            <w:rFonts w:ascii="Cambria Math" w:hAnsi="Cambria Math" w:cstheme="majorHAnsi"/>
          </w:rPr>
          <m:t>6</m:t>
        </m:r>
        <m:r>
          <m:rPr>
            <m:sty m:val="p"/>
          </m:rPr>
          <w:rPr>
            <w:rFonts w:ascii="Cambria Math" w:hAnsi="Cambria Math" w:cstheme="majorHAnsi"/>
          </w:rPr>
          <m:t>×</m:t>
        </m:r>
        <m:r>
          <w:rPr>
            <w:rFonts w:ascii="Cambria Math" w:hAnsi="Cambria Math" w:cstheme="majorHAnsi"/>
          </w:rPr>
          <m:t>6</m:t>
        </m:r>
        <m:r>
          <m:rPr>
            <m:sty m:val="p"/>
          </m:rPr>
          <w:rPr>
            <w:rFonts w:ascii="Cambria Math" w:hAnsi="Cambria Math" w:cstheme="majorHAnsi"/>
          </w:rPr>
          <m:t>+</m:t>
        </m:r>
        <m:r>
          <w:rPr>
            <w:rFonts w:ascii="Cambria Math" w:hAnsi="Cambria Math" w:cstheme="majorHAnsi"/>
          </w:rPr>
          <m:t>2</m:t>
        </m:r>
        <m:r>
          <m:rPr>
            <m:sty m:val="p"/>
          </m:rPr>
          <w:rPr>
            <w:rFonts w:ascii="Cambria Math" w:hAnsi="Cambria Math" w:cstheme="majorHAnsi"/>
          </w:rPr>
          <m:t>×</m:t>
        </m:r>
        <m:r>
          <w:rPr>
            <w:rFonts w:ascii="Cambria Math" w:hAnsi="Cambria Math" w:cstheme="majorHAnsi"/>
          </w:rPr>
          <m:t>16</m:t>
        </m:r>
        <m:r>
          <m:rPr>
            <m:sty m:val="p"/>
          </m:rPr>
          <w:rPr>
            <w:rFonts w:ascii="Cambria Math" w:hAnsi="Cambria Math" w:cstheme="majorHAnsi"/>
          </w:rPr>
          <m:t>=</m:t>
        </m:r>
        <m:r>
          <w:rPr>
            <w:rFonts w:ascii="Cambria Math" w:hAnsi="Cambria Math" w:cstheme="majorHAnsi"/>
          </w:rPr>
          <m:t>68</m:t>
        </m:r>
      </m:oMath>
      <w:r w:rsidRPr="00013BB9">
        <w:rPr>
          <w:rFonts w:asciiTheme="majorHAnsi" w:hAnsiTheme="majorHAnsi" w:cstheme="majorHAnsi"/>
        </w:rPr>
        <w:t>.</w:t>
      </w:r>
    </w:p>
    <w:p w14:paraId="73EC4BFF" w14:textId="77777777" w:rsidR="00DA5D38" w:rsidRPr="00013BB9" w:rsidRDefault="009A23FC">
      <w:pPr>
        <w:pStyle w:val="Heading4"/>
        <w:rPr>
          <w:rFonts w:cstheme="majorHAnsi"/>
          <w:color w:val="auto"/>
        </w:rPr>
      </w:pPr>
      <w:bookmarkStart w:id="58" w:name="a.2-fuzzy-cnn-gru-architecture"/>
      <w:bookmarkEnd w:id="50"/>
      <w:commentRangeStart w:id="59"/>
      <w:r w:rsidRPr="00013BB9">
        <w:rPr>
          <w:rFonts w:cstheme="majorHAnsi"/>
          <w:color w:val="auto"/>
        </w:rPr>
        <w:t>9.A.2 Fuzzy-CNN-GRU Architecture</w:t>
      </w:r>
      <w:commentRangeEnd w:id="59"/>
      <w:r w:rsidR="0058776F">
        <w:rPr>
          <w:rStyle w:val="CommentReference"/>
          <w:rFonts w:asciiTheme="minorHAnsi" w:eastAsia="SimSun" w:hAnsiTheme="minorHAnsi" w:cstheme="minorBidi"/>
          <w:bCs w:val="0"/>
          <w:i w:val="0"/>
          <w:color w:val="auto"/>
        </w:rPr>
        <w:commentReference w:id="59"/>
      </w:r>
    </w:p>
    <w:p w14:paraId="4B2C771D"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The core perception model is a </w:t>
      </w:r>
      <w:r w:rsidRPr="00013BB9">
        <w:rPr>
          <w:rFonts w:asciiTheme="majorHAnsi" w:hAnsiTheme="majorHAnsi" w:cstheme="majorHAnsi"/>
          <w:b/>
          <w:bCs/>
        </w:rPr>
        <w:t>Fuzzy-CNN-GRU</w:t>
      </w:r>
      <w:r w:rsidRPr="00A112E2">
        <w:rPr>
          <w:rFonts w:asciiTheme="majorHAnsi" w:hAnsiTheme="majorHAnsi" w:cstheme="majorHAnsi"/>
          <w:color w:val="C00000"/>
          <w:rPrChange w:id="60" w:author="Wanxin Chen" w:date="2026-04-16T14:48:00Z">
            <w:rPr>
              <w:rFonts w:asciiTheme="majorHAnsi" w:hAnsiTheme="majorHAnsi" w:cstheme="majorHAnsi"/>
            </w:rPr>
          </w:rPrChange>
        </w:rPr>
        <w:t xml:space="preserve"> </w:t>
      </w:r>
      <w:r w:rsidRPr="00A112E2">
        <w:rPr>
          <w:rFonts w:asciiTheme="majorHAnsi" w:hAnsiTheme="majorHAnsi" w:cstheme="majorHAnsi"/>
          <w:color w:val="C00000"/>
          <w:highlight w:val="yellow"/>
          <w:rPrChange w:id="61" w:author="Wanxin Chen" w:date="2026-04-16T14:48:00Z">
            <w:rPr>
              <w:rFonts w:asciiTheme="majorHAnsi" w:hAnsiTheme="majorHAnsi" w:cstheme="majorHAnsi"/>
            </w:rPr>
          </w:rPrChange>
        </w:rPr>
        <w:t>hybrid network</w:t>
      </w:r>
      <w:r w:rsidRPr="00A112E2">
        <w:rPr>
          <w:rFonts w:asciiTheme="majorHAnsi" w:hAnsiTheme="majorHAnsi" w:cstheme="majorHAnsi"/>
          <w:color w:val="C00000"/>
          <w:rPrChange w:id="62" w:author="Wanxin Chen" w:date="2026-04-16T14:48:00Z">
            <w:rPr>
              <w:rFonts w:asciiTheme="majorHAnsi" w:hAnsiTheme="majorHAnsi" w:cstheme="majorHAnsi"/>
            </w:rPr>
          </w:rPrChange>
        </w:rPr>
        <w:t xml:space="preserve"> </w:t>
      </w:r>
      <w:r w:rsidRPr="00013BB9">
        <w:rPr>
          <w:rFonts w:asciiTheme="majorHAnsi" w:hAnsiTheme="majorHAnsi" w:cstheme="majorHAnsi"/>
        </w:rPr>
        <w:t xml:space="preserve">that processes the multivariate time-series </w:t>
      </w:r>
      <m:oMath>
        <m:r>
          <m:rPr>
            <m:sty m:val="b"/>
          </m:rPr>
          <w:rPr>
            <w:rFonts w:ascii="Cambria Math" w:hAnsi="Cambria Math" w:cstheme="majorHAnsi"/>
          </w:rPr>
          <m:t>x</m:t>
        </m:r>
        <m:d>
          <m:dPr>
            <m:ctrlPr>
              <w:rPr>
                <w:rFonts w:ascii="Cambria Math" w:hAnsi="Cambria Math" w:cstheme="majorHAnsi"/>
              </w:rPr>
            </m:ctrlPr>
          </m:dPr>
          <m:e>
            <m:r>
              <w:rPr>
                <w:rFonts w:ascii="Cambria Math" w:hAnsi="Cambria Math" w:cstheme="majorHAnsi"/>
              </w:rPr>
              <m:t>t</m:t>
            </m:r>
          </m:e>
        </m:d>
      </m:oMath>
      <w:r w:rsidRPr="00013BB9">
        <w:rPr>
          <w:rFonts w:asciiTheme="majorHAnsi" w:hAnsiTheme="majorHAnsi" w:cstheme="majorHAnsi"/>
        </w:rPr>
        <w:t xml:space="preserve"> in a sliding window of length </w:t>
      </w:r>
      <m:oMath>
        <m:r>
          <w:rPr>
            <w:rFonts w:ascii="Cambria Math" w:hAnsi="Cambria Math" w:cstheme="majorHAnsi"/>
          </w:rPr>
          <m:t>W</m:t>
        </m:r>
        <m:r>
          <m:rPr>
            <m:sty m:val="p"/>
          </m:rPr>
          <w:rPr>
            <w:rFonts w:ascii="Cambria Math" w:hAnsi="Cambria Math" w:cstheme="majorHAnsi"/>
          </w:rPr>
          <m:t>=</m:t>
        </m:r>
        <m:r>
          <w:rPr>
            <w:rFonts w:ascii="Cambria Math" w:hAnsi="Cambria Math" w:cstheme="majorHAnsi"/>
          </w:rPr>
          <m:t>100</m:t>
        </m:r>
      </m:oMath>
      <w:r w:rsidRPr="00013BB9">
        <w:rPr>
          <w:rFonts w:asciiTheme="majorHAnsi" w:hAnsiTheme="majorHAnsi" w:cstheme="majorHAnsi"/>
        </w:rPr>
        <w:t xml:space="preserve"> timesteps (0.5 s).</w:t>
      </w:r>
    </w:p>
    <w:p w14:paraId="03E26895"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Fuzzy Feature Extraction Layer:</w:t>
      </w:r>
      <w:r w:rsidRPr="00013BB9">
        <w:rPr>
          <w:rFonts w:asciiTheme="majorHAnsi" w:hAnsiTheme="majorHAnsi" w:cstheme="majorHAnsi"/>
        </w:rPr>
        <w:t xml:space="preserve"> A bank of </w:t>
      </w:r>
      <m:oMath>
        <m:r>
          <w:rPr>
            <w:rFonts w:ascii="Cambria Math" w:hAnsi="Cambria Math" w:cstheme="majorHAnsi"/>
          </w:rPr>
          <m:t>K</m:t>
        </m:r>
      </m:oMath>
      <w:r w:rsidRPr="00013BB9">
        <w:rPr>
          <w:rFonts w:asciiTheme="majorHAnsi" w:hAnsiTheme="majorHAnsi" w:cstheme="majorHAnsi"/>
        </w:rPr>
        <w:t xml:space="preserve"> fuzzy kernel functions parameterized by centers </w:t>
      </w:r>
      <m:oMath>
        <m:sSub>
          <m:sSubPr>
            <m:ctrlPr>
              <w:rPr>
                <w:rFonts w:ascii="Cambria Math" w:hAnsi="Cambria Math" w:cstheme="majorHAnsi"/>
              </w:rPr>
            </m:ctrlPr>
          </m:sSubPr>
          <m:e>
            <m:r>
              <m:rPr>
                <m:sty m:val="b"/>
              </m:rPr>
              <w:rPr>
                <w:rFonts w:ascii="Cambria Math" w:hAnsi="Cambria Math" w:cstheme="majorHAnsi"/>
              </w:rPr>
              <m:t>c</m:t>
            </m:r>
          </m:e>
          <m:sub>
            <m:r>
              <w:rPr>
                <w:rFonts w:ascii="Cambria Math" w:hAnsi="Cambria Math" w:cstheme="majorHAnsi"/>
              </w:rPr>
              <m:t>k</m:t>
            </m:r>
          </m:sub>
        </m:sSub>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d</m:t>
            </m:r>
          </m:sup>
        </m:sSup>
      </m:oMath>
      <w:r w:rsidRPr="00013BB9">
        <w:rPr>
          <w:rFonts w:asciiTheme="majorHAnsi" w:hAnsiTheme="majorHAnsi" w:cstheme="majorHAnsi"/>
        </w:rPr>
        <w:t xml:space="preserve"> and bandwidths </w:t>
      </w:r>
      <m:oMath>
        <m:sSub>
          <m:sSubPr>
            <m:ctrlPr>
              <w:rPr>
                <w:rFonts w:ascii="Cambria Math" w:hAnsi="Cambria Math" w:cstheme="majorHAnsi"/>
              </w:rPr>
            </m:ctrlPr>
          </m:sSubPr>
          <m:e>
            <m:r>
              <w:rPr>
                <w:rFonts w:ascii="Cambria Math" w:hAnsi="Cambria Math" w:cstheme="majorHAnsi"/>
              </w:rPr>
              <m:t>σ</m:t>
            </m:r>
          </m:e>
          <m:sub>
            <m:r>
              <w:rPr>
                <w:rFonts w:ascii="Cambria Math" w:hAnsi="Cambria Math" w:cstheme="majorHAnsi"/>
              </w:rPr>
              <m:t>k</m:t>
            </m:r>
          </m:sub>
        </m:sSub>
        <m:r>
          <m:rPr>
            <m:sty m:val="p"/>
          </m:rPr>
          <w:rPr>
            <w:rFonts w:ascii="Cambria Math" w:hAnsi="Cambria Math" w:cstheme="majorHAnsi"/>
          </w:rPr>
          <m:t>&gt;</m:t>
        </m:r>
        <m:r>
          <w:rPr>
            <w:rFonts w:ascii="Cambria Math" w:hAnsi="Cambria Math" w:cstheme="majorHAnsi"/>
          </w:rPr>
          <m:t>0</m:t>
        </m:r>
      </m:oMath>
      <w:r w:rsidRPr="00013BB9">
        <w:rPr>
          <w:rFonts w:asciiTheme="majorHAnsi" w:hAnsiTheme="majorHAnsi" w:cstheme="majorHAnsi"/>
        </w:rPr>
        <w:t xml:space="preserve"> transforms raw sensor data:</w:t>
      </w:r>
    </w:p>
    <w:p w14:paraId="1FD2D5D3" w14:textId="77777777" w:rsidR="00DA5D38" w:rsidRPr="00013BB9" w:rsidRDefault="00AD3D5C">
      <w:pPr>
        <w:pStyle w:val="BodyText"/>
        <w:rPr>
          <w:rFonts w:asciiTheme="majorHAnsi" w:hAnsiTheme="majorHAnsi" w:cstheme="majorHAnsi"/>
        </w:rPr>
      </w:pPr>
      <m:oMathPara>
        <m:oMathParaPr>
          <m:jc m:val="center"/>
        </m:oMathParaPr>
        <m:oMath>
          <m:sSub>
            <m:sSubPr>
              <m:ctrlPr>
                <w:rPr>
                  <w:rFonts w:ascii="Cambria Math" w:hAnsi="Cambria Math" w:cstheme="majorHAnsi"/>
                </w:rPr>
              </m:ctrlPr>
            </m:sSubPr>
            <m:e>
              <m:r>
                <w:rPr>
                  <w:rFonts w:ascii="Cambria Math" w:hAnsi="Cambria Math" w:cstheme="majorHAnsi"/>
                </w:rPr>
                <m:t>ϕ</m:t>
              </m:r>
            </m:e>
            <m:sub>
              <m:r>
                <w:rPr>
                  <w:rFonts w:ascii="Cambria Math" w:hAnsi="Cambria Math" w:cstheme="majorHAnsi"/>
                </w:rPr>
                <m:t>k</m:t>
              </m:r>
            </m:sub>
          </m:sSub>
          <m:d>
            <m:dPr>
              <m:ctrlPr>
                <w:rPr>
                  <w:rFonts w:ascii="Cambria Math" w:hAnsi="Cambria Math" w:cstheme="majorHAnsi"/>
                </w:rPr>
              </m:ctrlPr>
            </m:dPr>
            <m:e>
              <m:r>
                <m:rPr>
                  <m:sty m:val="b"/>
                </m:rPr>
                <w:rPr>
                  <w:rFonts w:ascii="Cambria Math" w:hAnsi="Cambria Math" w:cstheme="majorHAnsi"/>
                </w:rPr>
                <m:t>x</m:t>
              </m:r>
              <m:d>
                <m:dPr>
                  <m:ctrlPr>
                    <w:rPr>
                      <w:rFonts w:ascii="Cambria Math" w:hAnsi="Cambria Math" w:cstheme="majorHAnsi"/>
                    </w:rPr>
                  </m:ctrlPr>
                </m:dPr>
                <m:e>
                  <m:r>
                    <w:rPr>
                      <w:rFonts w:ascii="Cambria Math" w:hAnsi="Cambria Math" w:cstheme="majorHAnsi"/>
                    </w:rPr>
                    <m:t>t</m:t>
                  </m:r>
                </m:e>
              </m:d>
            </m:e>
          </m:d>
          <m:r>
            <m:rPr>
              <m:sty m:val="p"/>
            </m:rPr>
            <w:rPr>
              <w:rFonts w:ascii="Cambria Math" w:hAnsi="Cambria Math" w:cstheme="majorHAnsi"/>
            </w:rPr>
            <m:t>=exp</m:t>
          </m:r>
          <m:d>
            <m:dPr>
              <m:ctrlPr>
                <w:rPr>
                  <w:rFonts w:ascii="Cambria Math" w:hAnsi="Cambria Math" w:cstheme="majorHAnsi"/>
                </w:rPr>
              </m:ctrlPr>
            </m:dPr>
            <m:e>
              <m:r>
                <m:rPr>
                  <m:sty m:val="p"/>
                </m:rPr>
                <w:rPr>
                  <w:rFonts w:ascii="Cambria Math" w:hAnsi="Cambria Math" w:cstheme="majorHAnsi"/>
                </w:rPr>
                <m:t>-</m:t>
              </m:r>
              <m:f>
                <m:fPr>
                  <m:ctrlPr>
                    <w:rPr>
                      <w:rFonts w:ascii="Cambria Math" w:hAnsi="Cambria Math" w:cstheme="majorHAnsi"/>
                    </w:rPr>
                  </m:ctrlPr>
                </m:fPr>
                <m:num>
                  <m:r>
                    <m:rPr>
                      <m:sty m:val="p"/>
                    </m:rPr>
                    <w:rPr>
                      <w:rFonts w:ascii="Cambria Math" w:hAnsi="Cambria Math" w:cstheme="majorHAnsi"/>
                    </w:rPr>
                    <m:t>∥</m:t>
                  </m:r>
                  <m:r>
                    <m:rPr>
                      <m:sty m:val="b"/>
                    </m:rPr>
                    <w:rPr>
                      <w:rFonts w:ascii="Cambria Math" w:hAnsi="Cambria Math" w:cstheme="majorHAnsi"/>
                    </w:rPr>
                    <m:t>x</m:t>
                  </m:r>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c</m:t>
                      </m:r>
                    </m:e>
                    <m:sub>
                      <m:r>
                        <w:rPr>
                          <w:rFonts w:ascii="Cambria Math" w:hAnsi="Cambria Math" w:cstheme="majorHAnsi"/>
                        </w:rPr>
                        <m:t>k</m:t>
                      </m:r>
                    </m:sub>
                  </m:sSub>
                  <m:sSup>
                    <m:sSupPr>
                      <m:ctrlPr>
                        <w:rPr>
                          <w:rFonts w:ascii="Cambria Math" w:hAnsi="Cambria Math" w:cstheme="majorHAnsi"/>
                        </w:rPr>
                      </m:ctrlPr>
                    </m:sSupPr>
                    <m:e>
                      <m:r>
                        <m:rPr>
                          <m:sty m:val="p"/>
                        </m:rPr>
                        <w:rPr>
                          <w:rFonts w:ascii="Cambria Math" w:hAnsi="Cambria Math" w:cstheme="majorHAnsi"/>
                        </w:rPr>
                        <m:t>∥</m:t>
                      </m:r>
                    </m:e>
                    <m:sup>
                      <m:r>
                        <w:rPr>
                          <w:rFonts w:ascii="Cambria Math" w:hAnsi="Cambria Math" w:cstheme="majorHAnsi"/>
                        </w:rPr>
                        <m:t>2</m:t>
                      </m:r>
                    </m:sup>
                  </m:sSup>
                </m:num>
                <m:den>
                  <m:r>
                    <w:rPr>
                      <w:rFonts w:ascii="Cambria Math" w:hAnsi="Cambria Math" w:cstheme="majorHAnsi"/>
                    </w:rPr>
                    <m:t>2</m:t>
                  </m:r>
                  <m:sSubSup>
                    <m:sSubSupPr>
                      <m:ctrlPr>
                        <w:rPr>
                          <w:rFonts w:ascii="Cambria Math" w:hAnsi="Cambria Math" w:cstheme="majorHAnsi"/>
                        </w:rPr>
                      </m:ctrlPr>
                    </m:sSubSupPr>
                    <m:e>
                      <m:r>
                        <w:rPr>
                          <w:rFonts w:ascii="Cambria Math" w:hAnsi="Cambria Math" w:cstheme="majorHAnsi"/>
                        </w:rPr>
                        <m:t>σ</m:t>
                      </m:r>
                    </m:e>
                    <m:sub>
                      <m:r>
                        <w:rPr>
                          <w:rFonts w:ascii="Cambria Math" w:hAnsi="Cambria Math" w:cstheme="majorHAnsi"/>
                        </w:rPr>
                        <m:t>k</m:t>
                      </m:r>
                    </m:sub>
                    <m:sup>
                      <m:r>
                        <w:rPr>
                          <w:rFonts w:ascii="Cambria Math" w:hAnsi="Cambria Math" w:cstheme="majorHAnsi"/>
                        </w:rPr>
                        <m:t>2</m:t>
                      </m:r>
                    </m:sup>
                  </m:sSubSup>
                </m:den>
              </m:f>
            </m:e>
          </m:d>
          <m:r>
            <m:rPr>
              <m:sty m:val="p"/>
            </m:rPr>
            <w:rPr>
              <w:rFonts w:ascii="Cambria Math" w:hAnsi="Cambria Math" w:cstheme="majorHAnsi"/>
            </w:rPr>
            <m:t>,</m:t>
          </m:r>
          <m:r>
            <w:rPr>
              <w:rFonts w:ascii="Cambria Math" w:hAnsi="Cambria Math" w:cstheme="majorHAnsi"/>
            </w:rPr>
            <m:t> k</m:t>
          </m:r>
          <m:r>
            <m:rPr>
              <m:sty m:val="p"/>
            </m:rPr>
            <w:rPr>
              <w:rFonts w:ascii="Cambria Math" w:hAnsi="Cambria Math" w:cstheme="majorHAnsi"/>
            </w:rPr>
            <m:t>=</m:t>
          </m:r>
          <m:r>
            <w:rPr>
              <w:rFonts w:ascii="Cambria Math" w:hAnsi="Cambria Math" w:cstheme="majorHAnsi"/>
            </w:rPr>
            <m:t>1</m:t>
          </m:r>
          <m:r>
            <m:rPr>
              <m:sty m:val="p"/>
            </m:rPr>
            <w:rPr>
              <w:rFonts w:ascii="Cambria Math" w:hAnsi="Cambria Math" w:cstheme="majorHAnsi"/>
            </w:rPr>
            <m:t>,…,</m:t>
          </m:r>
          <m:r>
            <w:rPr>
              <w:rFonts w:ascii="Cambria Math" w:hAnsi="Cambria Math" w:cstheme="majorHAnsi"/>
            </w:rPr>
            <m:t>K</m:t>
          </m:r>
        </m:oMath>
      </m:oMathPara>
    </w:p>
    <w:p w14:paraId="7661D43E"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 xml:space="preserve">The fuzzy feature vector is </w:t>
      </w:r>
      <m:oMath>
        <m:r>
          <m:rPr>
            <m:sty m:val="b"/>
          </m:rPr>
          <w:rPr>
            <w:rFonts w:ascii="Cambria Math" w:hAnsi="Cambria Math" w:cstheme="majorHAnsi"/>
          </w:rPr>
          <m:t>ϕ</m:t>
        </m:r>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p>
          <m:sSupPr>
            <m:ctrlPr>
              <w:rPr>
                <w:rFonts w:ascii="Cambria Math" w:hAnsi="Cambria Math" w:cstheme="majorHAnsi"/>
              </w:rPr>
            </m:ctrlPr>
          </m:sSupPr>
          <m:e>
            <m:d>
              <m:dPr>
                <m:begChr m:val="["/>
                <m:endChr m:val="]"/>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ϕ</m:t>
                    </m:r>
                  </m:e>
                  <m:sub>
                    <m:r>
                      <w:rPr>
                        <w:rFonts w:ascii="Cambria Math" w:hAnsi="Cambria Math" w:cstheme="majorHAnsi"/>
                      </w:rPr>
                      <m:t>1</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ϕ</m:t>
                    </m:r>
                  </m:e>
                  <m:sub>
                    <m:r>
                      <w:rPr>
                        <w:rFonts w:ascii="Cambria Math" w:hAnsi="Cambria Math" w:cstheme="majorHAnsi"/>
                      </w:rPr>
                      <m:t>K</m:t>
                    </m:r>
                  </m:sub>
                </m:sSub>
                <m:d>
                  <m:dPr>
                    <m:ctrlPr>
                      <w:rPr>
                        <w:rFonts w:ascii="Cambria Math" w:hAnsi="Cambria Math" w:cstheme="majorHAnsi"/>
                      </w:rPr>
                    </m:ctrlPr>
                  </m:dPr>
                  <m:e>
                    <m:r>
                      <w:rPr>
                        <w:rFonts w:ascii="Cambria Math" w:hAnsi="Cambria Math" w:cstheme="majorHAnsi"/>
                      </w:rPr>
                      <m:t>t</m:t>
                    </m:r>
                  </m:e>
                </m:d>
              </m:e>
            </m:d>
          </m:e>
          <m:sup>
            <m:r>
              <m:rPr>
                <m:sty m:val="p"/>
              </m:rPr>
              <w:rPr>
                <w:rFonts w:ascii="Cambria Math" w:hAnsi="Cambria Math" w:cstheme="majorHAnsi"/>
              </w:rPr>
              <m:t>⊤</m:t>
            </m:r>
          </m:sup>
        </m:sSup>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K</m:t>
            </m:r>
          </m:sup>
        </m:sSup>
      </m:oMath>
      <w:r w:rsidRPr="00013BB9">
        <w:rPr>
          <w:rFonts w:asciiTheme="majorHAnsi" w:hAnsiTheme="majorHAnsi" w:cstheme="majorHAnsi"/>
        </w:rPr>
        <w:t>.</w:t>
      </w:r>
    </w:p>
    <w:p w14:paraId="22185180" w14:textId="77777777" w:rsidR="00DA5D38" w:rsidRPr="00013BB9" w:rsidRDefault="009A23FC">
      <w:pPr>
        <w:pStyle w:val="BodyText"/>
        <w:rPr>
          <w:rFonts w:asciiTheme="majorHAnsi" w:hAnsiTheme="majorHAnsi" w:cstheme="majorHAnsi"/>
        </w:rPr>
      </w:pPr>
      <w:r w:rsidRPr="00013BB9">
        <w:rPr>
          <w:rFonts w:asciiTheme="majorHAnsi" w:hAnsiTheme="majorHAnsi" w:cstheme="majorHAnsi"/>
          <w:b/>
          <w:bCs/>
        </w:rPr>
        <w:t>CNN Layers:</w:t>
      </w:r>
      <w:r w:rsidRPr="00013BB9">
        <w:rPr>
          <w:rFonts w:asciiTheme="majorHAnsi" w:hAnsiTheme="majorHAnsi" w:cstheme="majorHAnsi"/>
        </w:rPr>
        <w:t xml:space="preserve"> A stack of </w:t>
      </w:r>
      <m:oMath>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c</m:t>
            </m:r>
          </m:sub>
        </m:sSub>
      </m:oMath>
      <w:r w:rsidRPr="00013BB9">
        <w:rPr>
          <w:rFonts w:asciiTheme="majorHAnsi" w:hAnsiTheme="majorHAnsi" w:cstheme="majorHAnsi"/>
        </w:rPr>
        <w:t xml:space="preserve"> 1D convolutional layers with filters </w:t>
      </w:r>
      <m:oMath>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i</m:t>
            </m:r>
          </m:sub>
        </m:sSub>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sSub>
              <m:sSubPr>
                <m:ctrlPr>
                  <w:rPr>
                    <w:rFonts w:ascii="Cambria Math" w:hAnsi="Cambria Math" w:cstheme="majorHAnsi"/>
                  </w:rPr>
                </m:ctrlPr>
              </m:sSubPr>
              <m:e>
                <m:r>
                  <w:rPr>
                    <w:rFonts w:ascii="Cambria Math" w:hAnsi="Cambria Math" w:cstheme="majorHAnsi"/>
                  </w:rPr>
                  <m:t>F</m:t>
                </m:r>
              </m:e>
              <m:sub>
                <m:r>
                  <w:rPr>
                    <w:rFonts w:ascii="Cambria Math" w:hAnsi="Cambria Math" w:cstheme="majorHAnsi"/>
                  </w:rPr>
                  <m:t>i</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i</m:t>
                </m:r>
                <m:r>
                  <m:rPr>
                    <m:sty m:val="p"/>
                  </m:rPr>
                  <w:rPr>
                    <w:rFonts w:ascii="Cambria Math" w:hAnsi="Cambria Math" w:cstheme="majorHAnsi"/>
                  </w:rPr>
                  <m:t>-</m:t>
                </m:r>
                <m:r>
                  <w:rPr>
                    <w:rFonts w:ascii="Cambria Math" w:hAnsi="Cambria Math" w:cstheme="majorHAnsi"/>
                  </w:rPr>
                  <m:t>1</m:t>
                </m:r>
              </m:sub>
            </m:sSub>
          </m:sup>
        </m:sSup>
      </m:oMath>
      <w:r w:rsidRPr="00013BB9">
        <w:rPr>
          <w:rFonts w:asciiTheme="majorHAnsi" w:hAnsiTheme="majorHAnsi" w:cstheme="majorHAnsi"/>
        </w:rPr>
        <w:t xml:space="preserve"> and ReLU activations extract local temporal patterns:</w:t>
      </w:r>
    </w:p>
    <w:p w14:paraId="19FB6276" w14:textId="77777777" w:rsidR="00DA5D38" w:rsidRPr="00E844E2" w:rsidRDefault="00AD3D5C">
      <w:pPr>
        <w:pStyle w:val="BodyText"/>
        <w:rPr>
          <w:rFonts w:asciiTheme="majorHAnsi" w:hAnsiTheme="majorHAnsi" w:cstheme="majorHAnsi"/>
          <w:lang w:val="fr-FR"/>
        </w:rPr>
      </w:pPr>
      <m:oMathPara>
        <m:oMathParaPr>
          <m:jc m:val="center"/>
        </m:oMathParaPr>
        <m:oMath>
          <m:sSubSup>
            <m:sSubSupPr>
              <m:ctrlPr>
                <w:rPr>
                  <w:rFonts w:ascii="Cambria Math" w:hAnsi="Cambria Math" w:cstheme="majorHAnsi"/>
                </w:rPr>
              </m:ctrlPr>
            </m:sSubSupPr>
            <m:e>
              <m:r>
                <m:rPr>
                  <m:sty m:val="b"/>
                </m:rPr>
                <w:rPr>
                  <w:rFonts w:ascii="Cambria Math" w:hAnsi="Cambria Math" w:cstheme="majorHAnsi"/>
                </w:rPr>
                <m:t>h</m:t>
              </m:r>
            </m:e>
            <m:sub>
              <m:r>
                <w:rPr>
                  <w:rFonts w:ascii="Cambria Math" w:hAnsi="Cambria Math" w:cstheme="majorHAnsi"/>
                </w:rPr>
                <m:t>i</m:t>
              </m:r>
            </m:sub>
            <m:sup>
              <m:r>
                <m:rPr>
                  <m:nor/>
                </m:rPr>
                <w:rPr>
                  <w:rFonts w:asciiTheme="majorHAnsi" w:hAnsiTheme="majorHAnsi" w:cstheme="majorHAnsi"/>
                  <w:lang w:val="fr-FR"/>
                </w:rPr>
                <m:t>CNN</m:t>
              </m:r>
            </m:sup>
          </m:sSubSup>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lang w:val="fr-FR"/>
            </w:rPr>
            <m:t>=</m:t>
          </m:r>
          <m:r>
            <m:rPr>
              <m:nor/>
            </m:rPr>
            <w:rPr>
              <w:rFonts w:asciiTheme="majorHAnsi" w:hAnsiTheme="majorHAnsi" w:cstheme="majorHAnsi"/>
              <w:lang w:val="fr-FR"/>
            </w:rPr>
            <m:t>ReLU</m:t>
          </m:r>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i</m:t>
                  </m:r>
                </m:sub>
              </m:sSub>
              <m:r>
                <m:rPr>
                  <m:sty m:val="p"/>
                </m:rPr>
                <w:rPr>
                  <w:rFonts w:ascii="Cambria Math" w:hAnsi="Cambria Math" w:cstheme="majorHAnsi"/>
                  <w:lang w:val="fr-FR"/>
                </w:rPr>
                <m:t>*</m:t>
              </m:r>
              <m:sSub>
                <m:sSubPr>
                  <m:ctrlPr>
                    <w:rPr>
                      <w:rFonts w:ascii="Cambria Math" w:hAnsi="Cambria Math" w:cstheme="majorHAnsi"/>
                    </w:rPr>
                  </m:ctrlPr>
                </m:sSubPr>
                <m:e>
                  <m:r>
                    <m:rPr>
                      <m:sty m:val="b"/>
                    </m:rPr>
                    <w:rPr>
                      <w:rFonts w:ascii="Cambria Math" w:hAnsi="Cambria Math" w:cstheme="majorHAnsi"/>
                    </w:rPr>
                    <m:t>h</m:t>
                  </m:r>
                </m:e>
                <m:sub>
                  <m:r>
                    <w:rPr>
                      <w:rFonts w:ascii="Cambria Math" w:hAnsi="Cambria Math" w:cstheme="majorHAnsi"/>
                    </w:rPr>
                    <m:t>i</m:t>
                  </m:r>
                  <m:r>
                    <m:rPr>
                      <m:sty m:val="p"/>
                    </m:rPr>
                    <w:rPr>
                      <w:rFonts w:ascii="Cambria Math" w:hAnsi="Cambria Math" w:cstheme="majorHAnsi"/>
                      <w:lang w:val="fr-FR"/>
                    </w:rPr>
                    <m:t>-</m:t>
                  </m:r>
                  <m:r>
                    <w:rPr>
                      <w:rFonts w:ascii="Cambria Math" w:hAnsi="Cambria Math" w:cstheme="majorHAnsi"/>
                      <w:lang w:val="fr-FR"/>
                    </w:rPr>
                    <m:t>1</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lang w:val="fr-FR"/>
                </w:rPr>
                <m:t>+</m:t>
              </m:r>
              <m:sSub>
                <m:sSubPr>
                  <m:ctrlPr>
                    <w:rPr>
                      <w:rFonts w:ascii="Cambria Math" w:hAnsi="Cambria Math" w:cstheme="majorHAnsi"/>
                    </w:rPr>
                  </m:ctrlPr>
                </m:sSubPr>
                <m:e>
                  <m:r>
                    <m:rPr>
                      <m:sty m:val="b"/>
                    </m:rPr>
                    <w:rPr>
                      <w:rFonts w:ascii="Cambria Math" w:hAnsi="Cambria Math" w:cstheme="majorHAnsi"/>
                    </w:rPr>
                    <m:t>b</m:t>
                  </m:r>
                </m:e>
                <m:sub>
                  <m:r>
                    <w:rPr>
                      <w:rFonts w:ascii="Cambria Math" w:hAnsi="Cambria Math" w:cstheme="majorHAnsi"/>
                    </w:rPr>
                    <m:t>i</m:t>
                  </m:r>
                </m:sub>
              </m:sSub>
            </m:e>
          </m:d>
        </m:oMath>
      </m:oMathPara>
    </w:p>
    <w:p w14:paraId="5BFCFCDE"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b/>
          <w:bCs/>
        </w:rPr>
        <w:t>GRU Layers:</w:t>
      </w:r>
      <w:r w:rsidRPr="00013BB9">
        <w:rPr>
          <w:rFonts w:asciiTheme="majorHAnsi" w:hAnsiTheme="majorHAnsi" w:cstheme="majorHAnsi"/>
        </w:rPr>
        <w:t xml:space="preserve"> Two stacked GRU layers process the CNN output sequence to capture long-range temporal dependencies:</w:t>
      </w:r>
    </w:p>
    <w:p w14:paraId="137DACBD" w14:textId="77777777" w:rsidR="00DA5D38" w:rsidRPr="00013BB9" w:rsidRDefault="00AD3D5C">
      <w:pPr>
        <w:pStyle w:val="BodyText"/>
        <w:rPr>
          <w:rFonts w:asciiTheme="majorHAnsi" w:hAnsiTheme="majorHAnsi" w:cstheme="majorHAnsi"/>
        </w:rPr>
      </w:pPr>
      <m:oMathPara>
        <m:oMathParaPr>
          <m:jc m:val="center"/>
        </m:oMathParaPr>
        <m:oMath>
          <m:sSub>
            <m:sSubPr>
              <m:ctrlPr>
                <w:rPr>
                  <w:rFonts w:ascii="Cambria Math" w:hAnsi="Cambria Math" w:cstheme="majorHAnsi"/>
                </w:rPr>
              </m:ctrlPr>
            </m:sSubPr>
            <m:e>
              <m:r>
                <m:rPr>
                  <m:sty m:val="b"/>
                </m:rPr>
                <w:rPr>
                  <w:rFonts w:ascii="Cambria Math" w:hAnsi="Cambria Math" w:cstheme="majorHAnsi"/>
                </w:rPr>
                <m:t>r</m:t>
              </m:r>
            </m:e>
            <m:sub>
              <m:r>
                <w:rPr>
                  <w:rFonts w:ascii="Cambria Math" w:hAnsi="Cambria Math" w:cstheme="majorHAnsi"/>
                </w:rPr>
                <m:t>t</m:t>
              </m:r>
            </m:sub>
          </m:sSub>
          <m:r>
            <m:rPr>
              <m:sty m:val="p"/>
            </m:rPr>
            <w:rPr>
              <w:rFonts w:ascii="Cambria Math" w:hAnsi="Cambria Math" w:cstheme="majorHAnsi"/>
            </w:rPr>
            <m:t>=</m:t>
          </m:r>
          <m:r>
            <w:rPr>
              <w:rFonts w:ascii="Cambria Math" w:hAnsi="Cambria Math" w:cstheme="majorHAnsi"/>
            </w:rPr>
            <m:t>σ</m:t>
          </m:r>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r</m:t>
                  </m:r>
                </m:sub>
              </m:sSub>
              <m:d>
                <m:dPr>
                  <m:begChr m:val="["/>
                  <m:endChr m:val="]"/>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h</m:t>
                      </m:r>
                    </m:e>
                    <m:sub>
                      <m:r>
                        <w:rPr>
                          <w:rFonts w:ascii="Cambria Math" w:hAnsi="Cambria Math" w:cstheme="majorHAnsi"/>
                        </w:rPr>
                        <m:t>t</m:t>
                      </m:r>
                      <m:r>
                        <m:rPr>
                          <m:sty m:val="p"/>
                        </m:rPr>
                        <w:rPr>
                          <w:rFonts w:ascii="Cambria Math" w:hAnsi="Cambria Math" w:cstheme="majorHAnsi"/>
                        </w:rPr>
                        <m:t>-</m:t>
                      </m:r>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x</m:t>
                      </m:r>
                    </m:e>
                    <m:sub>
                      <m:r>
                        <w:rPr>
                          <w:rFonts w:ascii="Cambria Math" w:hAnsi="Cambria Math" w:cstheme="majorHAnsi"/>
                        </w:rPr>
                        <m:t>t</m:t>
                      </m:r>
                    </m:sub>
                  </m:sSub>
                </m:e>
              </m:d>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b</m:t>
                  </m:r>
                </m:e>
                <m:sub>
                  <m:r>
                    <w:rPr>
                      <w:rFonts w:ascii="Cambria Math" w:hAnsi="Cambria Math" w:cstheme="majorHAnsi"/>
                    </w:rPr>
                    <m:t>r</m:t>
                  </m:r>
                </m:sub>
              </m:sSub>
            </m:e>
          </m:d>
        </m:oMath>
      </m:oMathPara>
    </w:p>
    <w:p w14:paraId="57588B33" w14:textId="77777777" w:rsidR="00DA5D38" w:rsidRPr="00013BB9" w:rsidRDefault="00AD3D5C">
      <w:pPr>
        <w:pStyle w:val="FirstParagraph"/>
        <w:rPr>
          <w:rFonts w:asciiTheme="majorHAnsi" w:hAnsiTheme="majorHAnsi" w:cstheme="majorHAnsi"/>
        </w:rPr>
      </w:pPr>
      <m:oMathPara>
        <m:oMathParaPr>
          <m:jc m:val="center"/>
        </m:oMathParaPr>
        <m:oMath>
          <m:sSub>
            <m:sSubPr>
              <m:ctrlPr>
                <w:rPr>
                  <w:rFonts w:ascii="Cambria Math" w:hAnsi="Cambria Math" w:cstheme="majorHAnsi"/>
                </w:rPr>
              </m:ctrlPr>
            </m:sSubPr>
            <m:e>
              <m:r>
                <m:rPr>
                  <m:sty m:val="b"/>
                </m:rPr>
                <w:rPr>
                  <w:rFonts w:ascii="Cambria Math" w:hAnsi="Cambria Math" w:cstheme="majorHAnsi"/>
                </w:rPr>
                <m:t>z</m:t>
              </m:r>
            </m:e>
            <m:sub>
              <m:r>
                <w:rPr>
                  <w:rFonts w:ascii="Cambria Math" w:hAnsi="Cambria Math" w:cstheme="majorHAnsi"/>
                </w:rPr>
                <m:t>t</m:t>
              </m:r>
            </m:sub>
          </m:sSub>
          <m:r>
            <m:rPr>
              <m:sty m:val="p"/>
            </m:rPr>
            <w:rPr>
              <w:rFonts w:ascii="Cambria Math" w:hAnsi="Cambria Math" w:cstheme="majorHAnsi"/>
            </w:rPr>
            <m:t>=</m:t>
          </m:r>
          <m:r>
            <w:rPr>
              <w:rFonts w:ascii="Cambria Math" w:hAnsi="Cambria Math" w:cstheme="majorHAnsi"/>
            </w:rPr>
            <m:t>σ</m:t>
          </m:r>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z</m:t>
                  </m:r>
                </m:sub>
              </m:sSub>
              <m:d>
                <m:dPr>
                  <m:begChr m:val="["/>
                  <m:endChr m:val="]"/>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h</m:t>
                      </m:r>
                    </m:e>
                    <m:sub>
                      <m:r>
                        <w:rPr>
                          <w:rFonts w:ascii="Cambria Math" w:hAnsi="Cambria Math" w:cstheme="majorHAnsi"/>
                        </w:rPr>
                        <m:t>t</m:t>
                      </m:r>
                      <m:r>
                        <m:rPr>
                          <m:sty m:val="p"/>
                        </m:rPr>
                        <w:rPr>
                          <w:rFonts w:ascii="Cambria Math" w:hAnsi="Cambria Math" w:cstheme="majorHAnsi"/>
                        </w:rPr>
                        <m:t>-</m:t>
                      </m:r>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x</m:t>
                      </m:r>
                    </m:e>
                    <m:sub>
                      <m:r>
                        <w:rPr>
                          <w:rFonts w:ascii="Cambria Math" w:hAnsi="Cambria Math" w:cstheme="majorHAnsi"/>
                        </w:rPr>
                        <m:t>t</m:t>
                      </m:r>
                    </m:sub>
                  </m:sSub>
                </m:e>
              </m:d>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b</m:t>
                  </m:r>
                </m:e>
                <m:sub>
                  <m:r>
                    <w:rPr>
                      <w:rFonts w:ascii="Cambria Math" w:hAnsi="Cambria Math" w:cstheme="majorHAnsi"/>
                    </w:rPr>
                    <m:t>z</m:t>
                  </m:r>
                </m:sub>
              </m:sSub>
            </m:e>
          </m:d>
        </m:oMath>
      </m:oMathPara>
    </w:p>
    <w:p w14:paraId="7AE11ABC" w14:textId="77777777" w:rsidR="00DA5D38" w:rsidRPr="00013BB9" w:rsidRDefault="00AD3D5C">
      <w:pPr>
        <w:pStyle w:val="FirstParagraph"/>
        <w:rPr>
          <w:rFonts w:asciiTheme="majorHAnsi" w:hAnsiTheme="majorHAnsi" w:cstheme="majorHAnsi"/>
        </w:rPr>
      </w:pPr>
      <m:oMathPara>
        <m:oMathParaPr>
          <m:jc m:val="center"/>
        </m:oMathParaPr>
        <m:oMath>
          <m:sSub>
            <m:sSubPr>
              <m:ctrlPr>
                <w:rPr>
                  <w:rFonts w:ascii="Cambria Math" w:hAnsi="Cambria Math" w:cstheme="majorHAnsi"/>
                </w:rPr>
              </m:ctrlPr>
            </m:sSubPr>
            <m:e>
              <m:acc>
                <m:accPr>
                  <m:chr m:val="̃"/>
                  <m:ctrlPr>
                    <w:rPr>
                      <w:rFonts w:ascii="Cambria Math" w:hAnsi="Cambria Math" w:cstheme="majorHAnsi"/>
                    </w:rPr>
                  </m:ctrlPr>
                </m:accPr>
                <m:e>
                  <m:r>
                    <m:rPr>
                      <m:sty m:val="b"/>
                    </m:rPr>
                    <w:rPr>
                      <w:rFonts w:ascii="Cambria Math" w:hAnsi="Cambria Math" w:cstheme="majorHAnsi"/>
                    </w:rPr>
                    <m:t>h</m:t>
                  </m:r>
                </m:e>
              </m:acc>
            </m:e>
            <m:sub>
              <m:r>
                <w:rPr>
                  <w:rFonts w:ascii="Cambria Math" w:hAnsi="Cambria Math" w:cstheme="majorHAnsi"/>
                </w:rPr>
                <m:t>t</m:t>
              </m:r>
            </m:sub>
          </m:sSub>
          <m:r>
            <m:rPr>
              <m:sty m:val="p"/>
            </m:rPr>
            <w:rPr>
              <w:rFonts w:ascii="Cambria Math" w:hAnsi="Cambria Math" w:cstheme="majorHAnsi"/>
            </w:rPr>
            <m:t>=tanh</m:t>
          </m:r>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h</m:t>
                  </m:r>
                </m:sub>
              </m:sSub>
              <m:d>
                <m:dPr>
                  <m:begChr m:val="["/>
                  <m:endChr m:val="]"/>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r</m:t>
                      </m:r>
                    </m:e>
                    <m:sub>
                      <m:r>
                        <w:rPr>
                          <w:rFonts w:ascii="Cambria Math" w:hAnsi="Cambria Math" w:cstheme="majorHAnsi"/>
                        </w:rPr>
                        <m:t>t</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h</m:t>
                      </m:r>
                    </m:e>
                    <m:sub>
                      <m:r>
                        <w:rPr>
                          <w:rFonts w:ascii="Cambria Math" w:hAnsi="Cambria Math" w:cstheme="majorHAnsi"/>
                        </w:rPr>
                        <m:t>t</m:t>
                      </m:r>
                      <m:r>
                        <m:rPr>
                          <m:sty m:val="p"/>
                        </m:rPr>
                        <w:rPr>
                          <w:rFonts w:ascii="Cambria Math" w:hAnsi="Cambria Math" w:cstheme="majorHAnsi"/>
                        </w:rPr>
                        <m:t>-</m:t>
                      </m:r>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x</m:t>
                      </m:r>
                    </m:e>
                    <m:sub>
                      <m:r>
                        <w:rPr>
                          <w:rFonts w:ascii="Cambria Math" w:hAnsi="Cambria Math" w:cstheme="majorHAnsi"/>
                        </w:rPr>
                        <m:t>t</m:t>
                      </m:r>
                    </m:sub>
                  </m:sSub>
                </m:e>
              </m:d>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b</m:t>
                  </m:r>
                </m:e>
                <m:sub>
                  <m:r>
                    <w:rPr>
                      <w:rFonts w:ascii="Cambria Math" w:hAnsi="Cambria Math" w:cstheme="majorHAnsi"/>
                    </w:rPr>
                    <m:t>h</m:t>
                  </m:r>
                </m:sub>
              </m:sSub>
            </m:e>
          </m:d>
        </m:oMath>
      </m:oMathPara>
    </w:p>
    <w:p w14:paraId="28CB9E20" w14:textId="77777777" w:rsidR="00DA5D38" w:rsidRPr="00013BB9" w:rsidRDefault="00AD3D5C">
      <w:pPr>
        <w:pStyle w:val="FirstParagraph"/>
        <w:rPr>
          <w:rFonts w:asciiTheme="majorHAnsi" w:hAnsiTheme="majorHAnsi" w:cstheme="majorHAnsi"/>
        </w:rPr>
      </w:pPr>
      <m:oMathPara>
        <m:oMathParaPr>
          <m:jc m:val="center"/>
        </m:oMathParaPr>
        <m:oMath>
          <m:sSub>
            <m:sSubPr>
              <m:ctrlPr>
                <w:rPr>
                  <w:rFonts w:ascii="Cambria Math" w:hAnsi="Cambria Math" w:cstheme="majorHAnsi"/>
                </w:rPr>
              </m:ctrlPr>
            </m:sSubPr>
            <m:e>
              <m:r>
                <m:rPr>
                  <m:sty m:val="b"/>
                </m:rPr>
                <w:rPr>
                  <w:rFonts w:ascii="Cambria Math" w:hAnsi="Cambria Math" w:cstheme="majorHAnsi"/>
                </w:rPr>
                <m:t>h</m:t>
              </m:r>
            </m:e>
            <m:sub>
              <m:r>
                <w:rPr>
                  <w:rFonts w:ascii="Cambria Math" w:hAnsi="Cambria Math" w:cstheme="majorHAnsi"/>
                </w:rPr>
                <m:t>t</m:t>
              </m:r>
            </m:sub>
          </m:sSub>
          <m:r>
            <m:rPr>
              <m:sty m:val="p"/>
            </m:rPr>
            <w:rPr>
              <w:rFonts w:ascii="Cambria Math" w:hAnsi="Cambria Math" w:cstheme="majorHAnsi"/>
            </w:rPr>
            <m:t>=</m:t>
          </m:r>
          <m:d>
            <m:dPr>
              <m:ctrlPr>
                <w:rPr>
                  <w:rFonts w:ascii="Cambria Math" w:hAnsi="Cambria Math" w:cstheme="majorHAnsi"/>
                </w:rPr>
              </m:ctrlPr>
            </m:dPr>
            <m:e>
              <m:r>
                <w:rPr>
                  <w:rFonts w:ascii="Cambria Math" w:hAnsi="Cambria Math" w:cstheme="majorHAnsi"/>
                </w:rPr>
                <m:t>1</m:t>
              </m:r>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z</m:t>
                  </m:r>
                </m:e>
                <m:sub>
                  <m:r>
                    <w:rPr>
                      <w:rFonts w:ascii="Cambria Math" w:hAnsi="Cambria Math" w:cstheme="majorHAnsi"/>
                    </w:rPr>
                    <m:t>t</m:t>
                  </m:r>
                </m:sub>
              </m:sSub>
            </m:e>
          </m:d>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h</m:t>
              </m:r>
            </m:e>
            <m:sub>
              <m:r>
                <w:rPr>
                  <w:rFonts w:ascii="Cambria Math" w:hAnsi="Cambria Math" w:cstheme="majorHAnsi"/>
                </w:rPr>
                <m:t>t</m:t>
              </m:r>
              <m:r>
                <m:rPr>
                  <m:sty m:val="p"/>
                </m:rPr>
                <w:rPr>
                  <w:rFonts w:ascii="Cambria Math" w:hAnsi="Cambria Math" w:cstheme="majorHAnsi"/>
                </w:rPr>
                <m:t>-</m:t>
              </m:r>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z</m:t>
              </m:r>
            </m:e>
            <m:sub>
              <m:r>
                <w:rPr>
                  <w:rFonts w:ascii="Cambria Math" w:hAnsi="Cambria Math" w:cstheme="majorHAnsi"/>
                </w:rPr>
                <m:t>t</m:t>
              </m:r>
            </m:sub>
          </m:sSub>
          <m:r>
            <m:rPr>
              <m:sty m:val="p"/>
            </m:rPr>
            <w:rPr>
              <w:rFonts w:ascii="Cambria Math" w:hAnsi="Cambria Math" w:cstheme="majorHAnsi"/>
            </w:rPr>
            <m:t>⊙</m:t>
          </m:r>
          <m:sSub>
            <m:sSubPr>
              <m:ctrlPr>
                <w:rPr>
                  <w:rFonts w:ascii="Cambria Math" w:hAnsi="Cambria Math" w:cstheme="majorHAnsi"/>
                </w:rPr>
              </m:ctrlPr>
            </m:sSubPr>
            <m:e>
              <m:acc>
                <m:accPr>
                  <m:chr m:val="̃"/>
                  <m:ctrlPr>
                    <w:rPr>
                      <w:rFonts w:ascii="Cambria Math" w:hAnsi="Cambria Math" w:cstheme="majorHAnsi"/>
                    </w:rPr>
                  </m:ctrlPr>
                </m:accPr>
                <m:e>
                  <m:r>
                    <m:rPr>
                      <m:sty m:val="b"/>
                    </m:rPr>
                    <w:rPr>
                      <w:rFonts w:ascii="Cambria Math" w:hAnsi="Cambria Math" w:cstheme="majorHAnsi"/>
                    </w:rPr>
                    <m:t>h</m:t>
                  </m:r>
                </m:e>
              </m:acc>
            </m:e>
            <m:sub>
              <m:r>
                <w:rPr>
                  <w:rFonts w:ascii="Cambria Math" w:hAnsi="Cambria Math" w:cstheme="majorHAnsi"/>
                </w:rPr>
                <m:t>t</m:t>
              </m:r>
            </m:sub>
          </m:sSub>
        </m:oMath>
      </m:oMathPara>
    </w:p>
    <w:p w14:paraId="267E06F8" w14:textId="77777777" w:rsidR="00DA5D38" w:rsidRPr="00013BB9" w:rsidRDefault="009A23FC">
      <w:pPr>
        <w:pStyle w:val="FirstParagraph"/>
        <w:rPr>
          <w:rFonts w:asciiTheme="majorHAnsi" w:hAnsiTheme="majorHAnsi" w:cstheme="majorHAnsi"/>
        </w:rPr>
      </w:pPr>
      <w:commentRangeStart w:id="63"/>
      <w:r w:rsidRPr="00013BB9">
        <w:rPr>
          <w:rFonts w:asciiTheme="majorHAnsi" w:hAnsiTheme="majorHAnsi" w:cstheme="majorHAnsi"/>
          <w:b/>
          <w:bCs/>
        </w:rPr>
        <w:t>Output Layer</w:t>
      </w:r>
      <w:commentRangeEnd w:id="63"/>
      <w:r w:rsidR="0058776F">
        <w:rPr>
          <w:rStyle w:val="CommentReference"/>
        </w:rPr>
        <w:commentReference w:id="63"/>
      </w:r>
      <w:r w:rsidRPr="00013BB9">
        <w:rPr>
          <w:rFonts w:asciiTheme="majorHAnsi" w:hAnsiTheme="majorHAnsi" w:cstheme="majorHAnsi"/>
          <w:b/>
          <w:bCs/>
        </w:rPr>
        <w:t>:</w:t>
      </w:r>
      <w:r w:rsidRPr="00013BB9">
        <w:rPr>
          <w:rFonts w:asciiTheme="majorHAnsi" w:hAnsiTheme="majorHAnsi" w:cstheme="majorHAnsi"/>
        </w:rPr>
        <w:t xml:space="preserve"> A softmax classification head produces posterior probabilities over </w:t>
      </w:r>
      <m:oMath>
        <m:r>
          <w:rPr>
            <w:rFonts w:ascii="Cambria Math" w:hAnsi="Cambria Math" w:cstheme="majorHAnsi"/>
            <w:highlight w:val="yellow"/>
            <w:rPrChange w:id="64" w:author="Wanxin Chen" w:date="2026-04-16T14:48:00Z">
              <w:rPr>
                <w:rFonts w:ascii="Cambria Math" w:hAnsi="Cambria Math" w:cstheme="majorHAnsi"/>
              </w:rPr>
            </w:rPrChange>
          </w:rPr>
          <m:t>M</m:t>
        </m:r>
      </m:oMath>
      <w:r w:rsidRPr="00A112E2">
        <w:rPr>
          <w:rFonts w:asciiTheme="majorHAnsi" w:hAnsiTheme="majorHAnsi" w:cstheme="majorHAnsi"/>
          <w:highlight w:val="yellow"/>
          <w:rPrChange w:id="65" w:author="Wanxin Chen" w:date="2026-04-16T14:48:00Z">
            <w:rPr>
              <w:rFonts w:asciiTheme="majorHAnsi" w:hAnsiTheme="majorHAnsi" w:cstheme="majorHAnsi"/>
            </w:rPr>
          </w:rPrChange>
        </w:rPr>
        <w:t xml:space="preserve"> gait phases</w:t>
      </w:r>
      <w:r w:rsidRPr="00013BB9">
        <w:rPr>
          <w:rFonts w:asciiTheme="majorHAnsi" w:hAnsiTheme="majorHAnsi" w:cstheme="majorHAnsi"/>
        </w:rPr>
        <w:t xml:space="preserve"> (typically </w:t>
      </w:r>
      <m:oMath>
        <m:r>
          <w:rPr>
            <w:rFonts w:ascii="Cambria Math" w:hAnsi="Cambria Math" w:cstheme="majorHAnsi"/>
          </w:rPr>
          <m:t>M</m:t>
        </m:r>
        <m:r>
          <m:rPr>
            <m:sty m:val="p"/>
          </m:rPr>
          <w:rPr>
            <w:rFonts w:ascii="Cambria Math" w:hAnsi="Cambria Math" w:cstheme="majorHAnsi"/>
          </w:rPr>
          <m:t>=</m:t>
        </m:r>
        <m:r>
          <w:rPr>
            <w:rFonts w:ascii="Cambria Math" w:hAnsi="Cambria Math" w:cstheme="majorHAnsi"/>
          </w:rPr>
          <m:t>8</m:t>
        </m:r>
      </m:oMath>
      <w:r w:rsidRPr="00013BB9">
        <w:rPr>
          <w:rFonts w:asciiTheme="majorHAnsi" w:hAnsiTheme="majorHAnsi" w:cstheme="majorHAnsi"/>
        </w:rPr>
        <w:t xml:space="preserve">: </w:t>
      </w:r>
      <w:r w:rsidRPr="00A112E2">
        <w:rPr>
          <w:rFonts w:asciiTheme="majorHAnsi" w:hAnsiTheme="majorHAnsi" w:cstheme="majorHAnsi"/>
          <w:color w:val="C00000"/>
          <w:rPrChange w:id="66" w:author="Wanxin Chen" w:date="2026-04-16T14:48:00Z">
            <w:rPr>
              <w:rFonts w:asciiTheme="majorHAnsi" w:hAnsiTheme="majorHAnsi" w:cstheme="majorHAnsi"/>
            </w:rPr>
          </w:rPrChange>
        </w:rPr>
        <w:t>initial contact, loading response, mid-stance, terminal stance, pre-swing, initial swing, mid-swing, terminal swing</w:t>
      </w:r>
      <w:r w:rsidRPr="00013BB9">
        <w:rPr>
          <w:rFonts w:asciiTheme="majorHAnsi" w:hAnsiTheme="majorHAnsi" w:cstheme="majorHAnsi"/>
        </w:rPr>
        <w:t>):</w:t>
      </w:r>
    </w:p>
    <w:p w14:paraId="4BDE2DA9" w14:textId="77777777" w:rsidR="00DA5D38" w:rsidRPr="00013BB9" w:rsidRDefault="00AD3D5C">
      <w:pPr>
        <w:pStyle w:val="BodyText"/>
        <w:rPr>
          <w:rFonts w:asciiTheme="majorHAnsi" w:hAnsiTheme="majorHAnsi" w:cstheme="majorHAnsi"/>
        </w:rPr>
      </w:pPr>
      <m:oMathPara>
        <m:oMathParaPr>
          <m:jc m:val="center"/>
        </m:oMathParaPr>
        <m:oMath>
          <m:sSub>
            <m:sSubPr>
              <m:ctrlPr>
                <w:rPr>
                  <w:rFonts w:ascii="Cambria Math" w:hAnsi="Cambria Math" w:cstheme="majorHAnsi"/>
                </w:rPr>
              </m:ctrlPr>
            </m:sSubPr>
            <m:e>
              <m:acc>
                <m:accPr>
                  <m:ctrlPr>
                    <w:rPr>
                      <w:rFonts w:ascii="Cambria Math" w:hAnsi="Cambria Math" w:cstheme="majorHAnsi"/>
                    </w:rPr>
                  </m:ctrlPr>
                </m:accPr>
                <m:e>
                  <m:r>
                    <w:rPr>
                      <w:rFonts w:ascii="Cambria Math" w:hAnsi="Cambria Math" w:cstheme="majorHAnsi"/>
                    </w:rPr>
                    <m:t>p</m:t>
                  </m:r>
                </m:e>
              </m:acc>
            </m:e>
            <m:sub>
              <m:r>
                <w:rPr>
                  <w:rFonts w:ascii="Cambria Math" w:hAnsi="Cambria Math" w:cstheme="majorHAnsi"/>
                </w:rPr>
                <m:t>m</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f>
            <m:fPr>
              <m:ctrlPr>
                <w:rPr>
                  <w:rFonts w:ascii="Cambria Math" w:hAnsi="Cambria Math" w:cstheme="majorHAnsi"/>
                </w:rPr>
              </m:ctrlPr>
            </m:fPr>
            <m:num>
              <m:r>
                <m:rPr>
                  <m:sty m:val="p"/>
                </m:rPr>
                <w:rPr>
                  <w:rFonts w:ascii="Cambria Math" w:hAnsi="Cambria Math" w:cstheme="majorHAnsi"/>
                </w:rPr>
                <m:t>exp</m:t>
              </m:r>
              <m:d>
                <m:dPr>
                  <m:ctrlPr>
                    <w:rPr>
                      <w:rFonts w:ascii="Cambria Math" w:hAnsi="Cambria Math" w:cstheme="majorHAnsi"/>
                    </w:rPr>
                  </m:ctrlPr>
                </m:dPr>
                <m:e>
                  <m:sSubSup>
                    <m:sSubSupPr>
                      <m:ctrlPr>
                        <w:rPr>
                          <w:rFonts w:ascii="Cambria Math" w:hAnsi="Cambria Math" w:cstheme="majorHAnsi"/>
                        </w:rPr>
                      </m:ctrlPr>
                    </m:sSubSupPr>
                    <m:e>
                      <m:r>
                        <m:rPr>
                          <m:sty m:val="b"/>
                        </m:rPr>
                        <w:rPr>
                          <w:rFonts w:ascii="Cambria Math" w:hAnsi="Cambria Math" w:cstheme="majorHAnsi"/>
                        </w:rPr>
                        <m:t>w</m:t>
                      </m:r>
                    </m:e>
                    <m:sub>
                      <m:r>
                        <w:rPr>
                          <w:rFonts w:ascii="Cambria Math" w:hAnsi="Cambria Math" w:cstheme="majorHAnsi"/>
                        </w:rPr>
                        <m:t>m</m:t>
                      </m:r>
                    </m:sub>
                    <m:sup>
                      <m:r>
                        <m:rPr>
                          <m:sty m:val="p"/>
                        </m:rPr>
                        <w:rPr>
                          <w:rFonts w:ascii="Cambria Math" w:hAnsi="Cambria Math" w:cstheme="majorHAnsi"/>
                        </w:rPr>
                        <m:t>⊤</m:t>
                      </m:r>
                    </m:sup>
                  </m:sSubSup>
                  <m:sSub>
                    <m:sSubPr>
                      <m:ctrlPr>
                        <w:rPr>
                          <w:rFonts w:ascii="Cambria Math" w:hAnsi="Cambria Math" w:cstheme="majorHAnsi"/>
                        </w:rPr>
                      </m:ctrlPr>
                    </m:sSubPr>
                    <m:e>
                      <m:r>
                        <m:rPr>
                          <m:sty m:val="b"/>
                        </m:rPr>
                        <w:rPr>
                          <w:rFonts w:ascii="Cambria Math" w:hAnsi="Cambria Math" w:cstheme="majorHAnsi"/>
                        </w:rPr>
                        <m:t>h</m:t>
                      </m:r>
                    </m:e>
                    <m:sub>
                      <m:r>
                        <w:rPr>
                          <w:rFonts w:ascii="Cambria Math" w:hAnsi="Cambria Math" w:cstheme="majorHAnsi"/>
                        </w:rPr>
                        <m:t>T</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b</m:t>
                      </m:r>
                    </m:e>
                    <m:sub>
                      <m:r>
                        <w:rPr>
                          <w:rFonts w:ascii="Cambria Math" w:hAnsi="Cambria Math" w:cstheme="majorHAnsi"/>
                        </w:rPr>
                        <m:t>m</m:t>
                      </m:r>
                    </m:sub>
                  </m:sSub>
                </m:e>
              </m:d>
            </m:num>
            <m:den>
              <m:nary>
                <m:naryPr>
                  <m:chr m:val="∑"/>
                  <m:limLoc m:val="undOvr"/>
                  <m:ctrlPr>
                    <w:rPr>
                      <w:rFonts w:ascii="Cambria Math" w:hAnsi="Cambria Math" w:cstheme="majorHAnsi"/>
                    </w:rPr>
                  </m:ctrlPr>
                </m:naryPr>
                <m:sub>
                  <m:r>
                    <w:rPr>
                      <w:rFonts w:ascii="Cambria Math" w:hAnsi="Cambria Math" w:cstheme="majorHAnsi"/>
                    </w:rPr>
                    <m:t>j</m:t>
                  </m:r>
                  <m:r>
                    <m:rPr>
                      <m:sty m:val="p"/>
                    </m:rPr>
                    <w:rPr>
                      <w:rFonts w:ascii="Cambria Math" w:hAnsi="Cambria Math" w:cstheme="majorHAnsi"/>
                    </w:rPr>
                    <m:t>=</m:t>
                  </m:r>
                  <m:r>
                    <w:rPr>
                      <w:rFonts w:ascii="Cambria Math" w:hAnsi="Cambria Math" w:cstheme="majorHAnsi"/>
                    </w:rPr>
                    <m:t>1</m:t>
                  </m:r>
                </m:sub>
                <m:sup>
                  <m:r>
                    <w:rPr>
                      <w:rFonts w:ascii="Cambria Math" w:hAnsi="Cambria Math" w:cstheme="majorHAnsi"/>
                    </w:rPr>
                    <m:t>M</m:t>
                  </m:r>
                </m:sup>
                <m:e>
                  <m:r>
                    <m:rPr>
                      <m:sty m:val="p"/>
                    </m:rPr>
                    <w:rPr>
                      <w:rFonts w:ascii="Cambria Math" w:hAnsi="Cambria Math" w:cstheme="majorHAnsi"/>
                    </w:rPr>
                    <m:t>exp</m:t>
                  </m:r>
                </m:e>
              </m:nary>
              <m:d>
                <m:dPr>
                  <m:ctrlPr>
                    <w:rPr>
                      <w:rFonts w:ascii="Cambria Math" w:hAnsi="Cambria Math" w:cstheme="majorHAnsi"/>
                    </w:rPr>
                  </m:ctrlPr>
                </m:dPr>
                <m:e>
                  <m:sSubSup>
                    <m:sSubSupPr>
                      <m:ctrlPr>
                        <w:rPr>
                          <w:rFonts w:ascii="Cambria Math" w:hAnsi="Cambria Math" w:cstheme="majorHAnsi"/>
                        </w:rPr>
                      </m:ctrlPr>
                    </m:sSubSupPr>
                    <m:e>
                      <m:r>
                        <m:rPr>
                          <m:sty m:val="b"/>
                        </m:rPr>
                        <w:rPr>
                          <w:rFonts w:ascii="Cambria Math" w:hAnsi="Cambria Math" w:cstheme="majorHAnsi"/>
                        </w:rPr>
                        <m:t>w</m:t>
                      </m:r>
                    </m:e>
                    <m:sub>
                      <m:r>
                        <w:rPr>
                          <w:rFonts w:ascii="Cambria Math" w:hAnsi="Cambria Math" w:cstheme="majorHAnsi"/>
                        </w:rPr>
                        <m:t>j</m:t>
                      </m:r>
                    </m:sub>
                    <m:sup>
                      <m:r>
                        <m:rPr>
                          <m:sty m:val="p"/>
                        </m:rPr>
                        <w:rPr>
                          <w:rFonts w:ascii="Cambria Math" w:hAnsi="Cambria Math" w:cstheme="majorHAnsi"/>
                        </w:rPr>
                        <m:t>⊤</m:t>
                      </m:r>
                    </m:sup>
                  </m:sSubSup>
                  <m:sSub>
                    <m:sSubPr>
                      <m:ctrlPr>
                        <w:rPr>
                          <w:rFonts w:ascii="Cambria Math" w:hAnsi="Cambria Math" w:cstheme="majorHAnsi"/>
                        </w:rPr>
                      </m:ctrlPr>
                    </m:sSubPr>
                    <m:e>
                      <m:r>
                        <m:rPr>
                          <m:sty m:val="b"/>
                        </m:rPr>
                        <w:rPr>
                          <w:rFonts w:ascii="Cambria Math" w:hAnsi="Cambria Math" w:cstheme="majorHAnsi"/>
                        </w:rPr>
                        <m:t>h</m:t>
                      </m:r>
                    </m:e>
                    <m:sub>
                      <m:r>
                        <w:rPr>
                          <w:rFonts w:ascii="Cambria Math" w:hAnsi="Cambria Math" w:cstheme="majorHAnsi"/>
                        </w:rPr>
                        <m:t>T</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b</m:t>
                      </m:r>
                    </m:e>
                    <m:sub>
                      <m:r>
                        <w:rPr>
                          <w:rFonts w:ascii="Cambria Math" w:hAnsi="Cambria Math" w:cstheme="majorHAnsi"/>
                        </w:rPr>
                        <m:t>j</m:t>
                      </m:r>
                    </m:sub>
                  </m:sSub>
                </m:e>
              </m:d>
            </m:den>
          </m:f>
        </m:oMath>
      </m:oMathPara>
    </w:p>
    <w:p w14:paraId="258A96DF"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The full parameter set of the Fuzzy-CNN-GRU model is:</w:t>
      </w:r>
    </w:p>
    <w:p w14:paraId="50CAA0C2" w14:textId="77777777" w:rsidR="00DA5D38" w:rsidRPr="00013BB9" w:rsidRDefault="009A23FC">
      <w:pPr>
        <w:pStyle w:val="BodyText"/>
        <w:rPr>
          <w:rFonts w:asciiTheme="majorHAnsi" w:hAnsiTheme="majorHAnsi" w:cstheme="majorHAnsi"/>
        </w:rPr>
      </w:pPr>
      <m:oMathPara>
        <m:oMathParaPr>
          <m:jc m:val="center"/>
        </m:oMathParaPr>
        <m:oMath>
          <m:r>
            <m:rPr>
              <m:sty m:val="b"/>
            </m:rPr>
            <w:rPr>
              <w:rFonts w:ascii="Cambria Math" w:hAnsi="Cambria Math" w:cstheme="majorHAnsi"/>
            </w:rPr>
            <m:t>Θ</m:t>
          </m:r>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c</m:t>
              </m:r>
            </m:e>
            <m:sub>
              <m:r>
                <w:rPr>
                  <w:rFonts w:ascii="Cambria Math" w:hAnsi="Cambria Math" w:cstheme="majorHAnsi"/>
                </w:rPr>
                <m:t>k</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σ</m:t>
              </m:r>
            </m:e>
            <m:sub>
              <m:r>
                <w:rPr>
                  <w:rFonts w:ascii="Cambria Math" w:hAnsi="Cambria Math" w:cstheme="majorHAnsi"/>
                </w:rPr>
                <m:t>k</m:t>
              </m:r>
            </m:sub>
          </m:sSub>
          <m:sSubSup>
            <m:sSubSupPr>
              <m:ctrlPr>
                <w:rPr>
                  <w:rFonts w:ascii="Cambria Math" w:hAnsi="Cambria Math" w:cstheme="majorHAnsi"/>
                </w:rPr>
              </m:ctrlPr>
            </m:sSubSupPr>
            <m:e>
              <m:r>
                <m:rPr>
                  <m:sty m:val="p"/>
                </m:rPr>
                <w:rPr>
                  <w:rFonts w:ascii="Cambria Math" w:hAnsi="Cambria Math" w:cstheme="majorHAnsi"/>
                </w:rPr>
                <m:t>}</m:t>
              </m:r>
            </m:e>
            <m:sub>
              <m:r>
                <w:rPr>
                  <w:rFonts w:ascii="Cambria Math" w:hAnsi="Cambria Math" w:cstheme="majorHAnsi"/>
                </w:rPr>
                <m:t>k</m:t>
              </m:r>
              <m:r>
                <m:rPr>
                  <m:sty m:val="p"/>
                </m:rPr>
                <w:rPr>
                  <w:rFonts w:ascii="Cambria Math" w:hAnsi="Cambria Math" w:cstheme="majorHAnsi"/>
                </w:rPr>
                <m:t>=</m:t>
              </m:r>
              <m:r>
                <w:rPr>
                  <w:rFonts w:ascii="Cambria Math" w:hAnsi="Cambria Math" w:cstheme="majorHAnsi"/>
                </w:rPr>
                <m:t>1</m:t>
              </m:r>
            </m:sub>
            <m:sup>
              <m:r>
                <w:rPr>
                  <w:rFonts w:ascii="Cambria Math" w:hAnsi="Cambria Math" w:cstheme="majorHAnsi"/>
                </w:rPr>
                <m:t>K</m:t>
              </m:r>
            </m:sup>
          </m:sSubSup>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i</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b</m:t>
              </m:r>
            </m:e>
            <m:sub>
              <m:r>
                <w:rPr>
                  <w:rFonts w:ascii="Cambria Math" w:hAnsi="Cambria Math" w:cstheme="majorHAnsi"/>
                </w:rPr>
                <m:t>i</m:t>
              </m:r>
            </m:sub>
          </m:sSub>
          <m:sSubSup>
            <m:sSubSupPr>
              <m:ctrlPr>
                <w:rPr>
                  <w:rFonts w:ascii="Cambria Math" w:hAnsi="Cambria Math" w:cstheme="majorHAnsi"/>
                </w:rPr>
              </m:ctrlPr>
            </m:sSubSupPr>
            <m:e>
              <m:r>
                <m:rPr>
                  <m:sty m:val="p"/>
                </m:rPr>
                <w:rPr>
                  <w:rFonts w:ascii="Cambria Math" w:hAnsi="Cambria Math" w:cstheme="majorHAnsi"/>
                </w:rPr>
                <m:t>}</m:t>
              </m:r>
            </m:e>
            <m:sub>
              <m:r>
                <w:rPr>
                  <w:rFonts w:ascii="Cambria Math" w:hAnsi="Cambria Math" w:cstheme="majorHAnsi"/>
                </w:rPr>
                <m:t>i</m:t>
              </m:r>
              <m:r>
                <m:rPr>
                  <m:sty m:val="p"/>
                </m:rPr>
                <w:rPr>
                  <w:rFonts w:ascii="Cambria Math" w:hAnsi="Cambria Math" w:cstheme="majorHAnsi"/>
                </w:rPr>
                <m:t>=</m:t>
              </m:r>
              <m:r>
                <w:rPr>
                  <w:rFonts w:ascii="Cambria Math" w:hAnsi="Cambria Math" w:cstheme="majorHAnsi"/>
                </w:rPr>
                <m:t>1</m:t>
              </m:r>
            </m:sub>
            <m:sup>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c</m:t>
                  </m:r>
                </m:sub>
              </m:sSub>
            </m:sup>
          </m:sSubSup>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r</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z</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h</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b</m:t>
              </m:r>
            </m:e>
            <m:sub>
              <m:r>
                <w:rPr>
                  <w:rFonts w:ascii="Cambria Math" w:hAnsi="Cambria Math" w:cstheme="majorHAnsi"/>
                </w:rPr>
                <m:t>r</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b</m:t>
              </m:r>
            </m:e>
            <m:sub>
              <m:r>
                <w:rPr>
                  <w:rFonts w:ascii="Cambria Math" w:hAnsi="Cambria Math" w:cstheme="majorHAnsi"/>
                </w:rPr>
                <m:t>z</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b</m:t>
              </m:r>
            </m:e>
            <m:sub>
              <m:r>
                <w:rPr>
                  <w:rFonts w:ascii="Cambria Math" w:hAnsi="Cambria Math" w:cstheme="majorHAnsi"/>
                </w:rPr>
                <m:t>h</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m</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b</m:t>
              </m:r>
            </m:e>
            <m:sub>
              <m:r>
                <w:rPr>
                  <w:rFonts w:ascii="Cambria Math" w:hAnsi="Cambria Math" w:cstheme="majorHAnsi"/>
                </w:rPr>
                <m:t>m</m:t>
              </m:r>
            </m:sub>
          </m:sSub>
          <m:sSubSup>
            <m:sSubSupPr>
              <m:ctrlPr>
                <w:rPr>
                  <w:rFonts w:ascii="Cambria Math" w:hAnsi="Cambria Math" w:cstheme="majorHAnsi"/>
                </w:rPr>
              </m:ctrlPr>
            </m:sSubSupPr>
            <m:e>
              <m:r>
                <m:rPr>
                  <m:sty m:val="p"/>
                </m:rPr>
                <w:rPr>
                  <w:rFonts w:ascii="Cambria Math" w:hAnsi="Cambria Math" w:cstheme="majorHAnsi"/>
                </w:rPr>
                <m:t>}</m:t>
              </m:r>
            </m:e>
            <m:sub>
              <m:r>
                <w:rPr>
                  <w:rFonts w:ascii="Cambria Math" w:hAnsi="Cambria Math" w:cstheme="majorHAnsi"/>
                </w:rPr>
                <m:t>m</m:t>
              </m:r>
              <m:r>
                <m:rPr>
                  <m:sty m:val="p"/>
                </m:rPr>
                <w:rPr>
                  <w:rFonts w:ascii="Cambria Math" w:hAnsi="Cambria Math" w:cstheme="majorHAnsi"/>
                </w:rPr>
                <m:t>=</m:t>
              </m:r>
              <m:r>
                <w:rPr>
                  <w:rFonts w:ascii="Cambria Math" w:hAnsi="Cambria Math" w:cstheme="majorHAnsi"/>
                </w:rPr>
                <m:t>1</m:t>
              </m:r>
            </m:sub>
            <m:sup>
              <m:r>
                <w:rPr>
                  <w:rFonts w:ascii="Cambria Math" w:hAnsi="Cambria Math" w:cstheme="majorHAnsi"/>
                </w:rPr>
                <m:t>M</m:t>
              </m:r>
            </m:sup>
          </m:sSubSup>
        </m:oMath>
      </m:oMathPara>
    </w:p>
    <w:p w14:paraId="088611B7" w14:textId="77777777" w:rsidR="00DA5D38" w:rsidRPr="00013BB9" w:rsidRDefault="009A23FC">
      <w:pPr>
        <w:pStyle w:val="Heading4"/>
        <w:rPr>
          <w:rFonts w:cstheme="majorHAnsi"/>
          <w:color w:val="auto"/>
        </w:rPr>
      </w:pPr>
      <w:bookmarkStart w:id="67" w:name="X105c2b723c2a1ae484128e3b90e71a7c0623055"/>
      <w:bookmarkEnd w:id="58"/>
      <w:r w:rsidRPr="00013BB9">
        <w:rPr>
          <w:rFonts w:cstheme="majorHAnsi"/>
          <w:color w:val="auto"/>
        </w:rPr>
        <w:t xml:space="preserve">9.A.3 </w:t>
      </w:r>
      <w:commentRangeStart w:id="68"/>
      <w:r w:rsidRPr="00013BB9">
        <w:rPr>
          <w:rFonts w:cstheme="majorHAnsi"/>
          <w:color w:val="auto"/>
        </w:rPr>
        <w:t>Evolutionary Neural Architecture Search (Evo-NAS)</w:t>
      </w:r>
      <w:commentRangeEnd w:id="68"/>
      <w:r w:rsidR="00A526ED">
        <w:rPr>
          <w:rStyle w:val="CommentReference"/>
          <w:rFonts w:asciiTheme="minorHAnsi" w:eastAsia="SimSun" w:hAnsiTheme="minorHAnsi" w:cstheme="minorBidi"/>
          <w:bCs w:val="0"/>
          <w:i w:val="0"/>
          <w:color w:val="auto"/>
        </w:rPr>
        <w:commentReference w:id="68"/>
      </w:r>
    </w:p>
    <w:p w14:paraId="1A6247CA"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Instead of manually designing the architecture, we formulate a </w:t>
      </w:r>
      <w:r w:rsidRPr="00013BB9">
        <w:rPr>
          <w:rFonts w:asciiTheme="majorHAnsi" w:hAnsiTheme="majorHAnsi" w:cstheme="majorHAnsi"/>
          <w:b/>
          <w:bCs/>
        </w:rPr>
        <w:t>multi-objective evolutionary NAS</w:t>
      </w:r>
      <w:r w:rsidRPr="00013BB9">
        <w:rPr>
          <w:rFonts w:asciiTheme="majorHAnsi" w:hAnsiTheme="majorHAnsi" w:cstheme="majorHAnsi"/>
        </w:rPr>
        <w:t xml:space="preserve"> problem. The search space </w:t>
      </w:r>
      <m:oMath>
        <m:r>
          <m:rPr>
            <m:scr m:val="script"/>
            <m:sty m:val="p"/>
          </m:rPr>
          <w:rPr>
            <w:rFonts w:ascii="Cambria Math" w:hAnsi="Cambria Math" w:cstheme="majorHAnsi"/>
          </w:rPr>
          <m:t>A</m:t>
        </m:r>
      </m:oMath>
      <w:r w:rsidRPr="00013BB9">
        <w:rPr>
          <w:rFonts w:asciiTheme="majorHAnsi" w:hAnsiTheme="majorHAnsi" w:cstheme="majorHAnsi"/>
        </w:rPr>
        <w:t xml:space="preserve"> includes: - Number of fuzzy kernels </w:t>
      </w:r>
      <m:oMath>
        <m:r>
          <w:rPr>
            <w:rFonts w:ascii="Cambria Math" w:hAnsi="Cambria Math" w:cstheme="majorHAnsi"/>
          </w:rPr>
          <m:t>K</m:t>
        </m:r>
        <m:r>
          <m:rPr>
            <m:sty m:val="p"/>
          </m:rPr>
          <w:rPr>
            <w:rFonts w:ascii="Cambria Math" w:hAnsi="Cambria Math" w:cstheme="majorHAnsi"/>
          </w:rPr>
          <m:t>∈{</m:t>
        </m:r>
        <m:r>
          <w:rPr>
            <w:rFonts w:ascii="Cambria Math" w:hAnsi="Cambria Math" w:cstheme="majorHAnsi"/>
          </w:rPr>
          <m:t>8</m:t>
        </m:r>
        <m:r>
          <m:rPr>
            <m:sty m:val="p"/>
          </m:rPr>
          <w:rPr>
            <w:rFonts w:ascii="Cambria Math" w:hAnsi="Cambria Math" w:cstheme="majorHAnsi"/>
          </w:rPr>
          <m:t>,</m:t>
        </m:r>
        <m:r>
          <w:rPr>
            <w:rFonts w:ascii="Cambria Math" w:hAnsi="Cambria Math" w:cstheme="majorHAnsi"/>
          </w:rPr>
          <m:t>16</m:t>
        </m:r>
        <m:r>
          <m:rPr>
            <m:sty m:val="p"/>
          </m:rPr>
          <w:rPr>
            <w:rFonts w:ascii="Cambria Math" w:hAnsi="Cambria Math" w:cstheme="majorHAnsi"/>
          </w:rPr>
          <m:t>,</m:t>
        </m:r>
        <m:r>
          <w:rPr>
            <w:rFonts w:ascii="Cambria Math" w:hAnsi="Cambria Math" w:cstheme="majorHAnsi"/>
          </w:rPr>
          <m:t>32</m:t>
        </m:r>
        <m:r>
          <m:rPr>
            <m:sty m:val="p"/>
          </m:rPr>
          <w:rPr>
            <w:rFonts w:ascii="Cambria Math" w:hAnsi="Cambria Math" w:cstheme="majorHAnsi"/>
          </w:rPr>
          <m:t>,</m:t>
        </m:r>
        <m:r>
          <w:rPr>
            <w:rFonts w:ascii="Cambria Math" w:hAnsi="Cambria Math" w:cstheme="majorHAnsi"/>
          </w:rPr>
          <m:t>64</m:t>
        </m:r>
        <m:r>
          <m:rPr>
            <m:sty m:val="p"/>
          </m:rPr>
          <w:rPr>
            <w:rFonts w:ascii="Cambria Math" w:hAnsi="Cambria Math" w:cstheme="majorHAnsi"/>
          </w:rPr>
          <m:t>}</m:t>
        </m:r>
      </m:oMath>
      <w:r w:rsidRPr="00013BB9">
        <w:rPr>
          <w:rFonts w:asciiTheme="majorHAnsi" w:hAnsiTheme="majorHAnsi" w:cstheme="majorHAnsi"/>
        </w:rPr>
        <w:t xml:space="preserve"> - Number of CNN layers </w:t>
      </w:r>
      <m:oMath>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c</m:t>
            </m:r>
          </m:sub>
        </m:sSub>
        <m:r>
          <m:rPr>
            <m:sty m:val="p"/>
          </m:rPr>
          <w:rPr>
            <w:rFonts w:ascii="Cambria Math" w:hAnsi="Cambria Math" w:cstheme="majorHAnsi"/>
          </w:rPr>
          <m:t>∈{</m:t>
        </m:r>
        <m:r>
          <w:rPr>
            <w:rFonts w:ascii="Cambria Math" w:hAnsi="Cambria Math" w:cstheme="majorHAnsi"/>
          </w:rPr>
          <m:t>1</m:t>
        </m:r>
        <m:r>
          <m:rPr>
            <m:sty m:val="p"/>
          </m:rPr>
          <w:rPr>
            <w:rFonts w:ascii="Cambria Math" w:hAnsi="Cambria Math" w:cstheme="majorHAnsi"/>
          </w:rPr>
          <m:t>,</m:t>
        </m:r>
        <m:r>
          <w:rPr>
            <w:rFonts w:ascii="Cambria Math" w:hAnsi="Cambria Math" w:cstheme="majorHAnsi"/>
          </w:rPr>
          <m:t>2</m:t>
        </m:r>
        <m:r>
          <m:rPr>
            <m:sty m:val="p"/>
          </m:rPr>
          <w:rPr>
            <w:rFonts w:ascii="Cambria Math" w:hAnsi="Cambria Math" w:cstheme="majorHAnsi"/>
          </w:rPr>
          <m:t>,</m:t>
        </m:r>
        <m:r>
          <w:rPr>
            <w:rFonts w:ascii="Cambria Math" w:hAnsi="Cambria Math" w:cstheme="majorHAnsi"/>
          </w:rPr>
          <m:t>3</m:t>
        </m:r>
        <m:r>
          <m:rPr>
            <m:sty m:val="p"/>
          </m:rPr>
          <w:rPr>
            <w:rFonts w:ascii="Cambria Math" w:hAnsi="Cambria Math" w:cstheme="majorHAnsi"/>
          </w:rPr>
          <m:t>,</m:t>
        </m:r>
        <m:r>
          <w:rPr>
            <w:rFonts w:ascii="Cambria Math" w:hAnsi="Cambria Math" w:cstheme="majorHAnsi"/>
          </w:rPr>
          <m:t>4</m:t>
        </m:r>
        <m:r>
          <m:rPr>
            <m:sty m:val="p"/>
          </m:rPr>
          <w:rPr>
            <w:rFonts w:ascii="Cambria Math" w:hAnsi="Cambria Math" w:cstheme="majorHAnsi"/>
          </w:rPr>
          <m:t>}</m:t>
        </m:r>
      </m:oMath>
      <w:r w:rsidRPr="00013BB9">
        <w:rPr>
          <w:rFonts w:asciiTheme="majorHAnsi" w:hAnsiTheme="majorHAnsi" w:cstheme="majorHAnsi"/>
        </w:rPr>
        <w:t xml:space="preserve"> - CNN filter sizes </w:t>
      </w:r>
      <m:oMath>
        <m:sSub>
          <m:sSubPr>
            <m:ctrlPr>
              <w:rPr>
                <w:rFonts w:ascii="Cambria Math" w:hAnsi="Cambria Math" w:cstheme="majorHAnsi"/>
              </w:rPr>
            </m:ctrlPr>
          </m:sSubPr>
          <m:e>
            <m:r>
              <w:rPr>
                <w:rFonts w:ascii="Cambria Math" w:hAnsi="Cambria Math" w:cstheme="majorHAnsi"/>
              </w:rPr>
              <m:t>F</m:t>
            </m:r>
          </m:e>
          <m:sub>
            <m:r>
              <w:rPr>
                <w:rFonts w:ascii="Cambria Math" w:hAnsi="Cambria Math" w:cstheme="majorHAnsi"/>
              </w:rPr>
              <m:t>i</m:t>
            </m:r>
          </m:sub>
        </m:sSub>
        <m:r>
          <m:rPr>
            <m:sty m:val="p"/>
          </m:rPr>
          <w:rPr>
            <w:rFonts w:ascii="Cambria Math" w:hAnsi="Cambria Math" w:cstheme="majorHAnsi"/>
          </w:rPr>
          <m:t>∈{</m:t>
        </m:r>
        <m:r>
          <w:rPr>
            <w:rFonts w:ascii="Cambria Math" w:hAnsi="Cambria Math" w:cstheme="majorHAnsi"/>
          </w:rPr>
          <m:t>3</m:t>
        </m:r>
        <m:r>
          <m:rPr>
            <m:sty m:val="p"/>
          </m:rPr>
          <w:rPr>
            <w:rFonts w:ascii="Cambria Math" w:hAnsi="Cambria Math" w:cstheme="majorHAnsi"/>
          </w:rPr>
          <m:t>,</m:t>
        </m:r>
        <m:r>
          <w:rPr>
            <w:rFonts w:ascii="Cambria Math" w:hAnsi="Cambria Math" w:cstheme="majorHAnsi"/>
          </w:rPr>
          <m:t>5</m:t>
        </m:r>
        <m:r>
          <m:rPr>
            <m:sty m:val="p"/>
          </m:rPr>
          <w:rPr>
            <w:rFonts w:ascii="Cambria Math" w:hAnsi="Cambria Math" w:cstheme="majorHAnsi"/>
          </w:rPr>
          <m:t>,</m:t>
        </m:r>
        <m:r>
          <w:rPr>
            <w:rFonts w:ascii="Cambria Math" w:hAnsi="Cambria Math" w:cstheme="majorHAnsi"/>
          </w:rPr>
          <m:t>7</m:t>
        </m:r>
        <m:r>
          <m:rPr>
            <m:sty m:val="p"/>
          </m:rPr>
          <w:rPr>
            <w:rFonts w:ascii="Cambria Math" w:hAnsi="Cambria Math" w:cstheme="majorHAnsi"/>
          </w:rPr>
          <m:t>,</m:t>
        </m:r>
        <m:r>
          <w:rPr>
            <w:rFonts w:ascii="Cambria Math" w:hAnsi="Cambria Math" w:cstheme="majorHAnsi"/>
          </w:rPr>
          <m:t>11</m:t>
        </m:r>
        <m:r>
          <m:rPr>
            <m:sty m:val="p"/>
          </m:rPr>
          <w:rPr>
            <w:rFonts w:ascii="Cambria Math" w:hAnsi="Cambria Math" w:cstheme="majorHAnsi"/>
          </w:rPr>
          <m:t>}</m:t>
        </m:r>
      </m:oMath>
      <w:r w:rsidRPr="00013BB9">
        <w:rPr>
          <w:rFonts w:asciiTheme="majorHAnsi" w:hAnsiTheme="majorHAnsi" w:cstheme="majorHAnsi"/>
        </w:rPr>
        <w:t xml:space="preserve"> - Number of GRU units </w:t>
      </w:r>
      <m:oMath>
        <m:r>
          <w:rPr>
            <w:rFonts w:ascii="Cambria Math" w:hAnsi="Cambria Math" w:cstheme="majorHAnsi"/>
          </w:rPr>
          <m:t>G</m:t>
        </m:r>
        <m:r>
          <m:rPr>
            <m:sty m:val="p"/>
          </m:rPr>
          <w:rPr>
            <w:rFonts w:ascii="Cambria Math" w:hAnsi="Cambria Math" w:cstheme="majorHAnsi"/>
          </w:rPr>
          <m:t>∈{</m:t>
        </m:r>
        <m:r>
          <w:rPr>
            <w:rFonts w:ascii="Cambria Math" w:hAnsi="Cambria Math" w:cstheme="majorHAnsi"/>
          </w:rPr>
          <m:t>32</m:t>
        </m:r>
        <m:r>
          <m:rPr>
            <m:sty m:val="p"/>
          </m:rPr>
          <w:rPr>
            <w:rFonts w:ascii="Cambria Math" w:hAnsi="Cambria Math" w:cstheme="majorHAnsi"/>
          </w:rPr>
          <m:t>,</m:t>
        </m:r>
        <m:r>
          <w:rPr>
            <w:rFonts w:ascii="Cambria Math" w:hAnsi="Cambria Math" w:cstheme="majorHAnsi"/>
          </w:rPr>
          <m:t>64</m:t>
        </m:r>
        <m:r>
          <m:rPr>
            <m:sty m:val="p"/>
          </m:rPr>
          <w:rPr>
            <w:rFonts w:ascii="Cambria Math" w:hAnsi="Cambria Math" w:cstheme="majorHAnsi"/>
          </w:rPr>
          <m:t>,</m:t>
        </m:r>
        <m:r>
          <w:rPr>
            <w:rFonts w:ascii="Cambria Math" w:hAnsi="Cambria Math" w:cstheme="majorHAnsi"/>
          </w:rPr>
          <m:t>128</m:t>
        </m:r>
        <m:r>
          <m:rPr>
            <m:sty m:val="p"/>
          </m:rPr>
          <w:rPr>
            <w:rFonts w:ascii="Cambria Math" w:hAnsi="Cambria Math" w:cstheme="majorHAnsi"/>
          </w:rPr>
          <m:t>,</m:t>
        </m:r>
        <m:r>
          <w:rPr>
            <w:rFonts w:ascii="Cambria Math" w:hAnsi="Cambria Math" w:cstheme="majorHAnsi"/>
          </w:rPr>
          <m:t>256</m:t>
        </m:r>
        <m:r>
          <m:rPr>
            <m:sty m:val="p"/>
          </m:rPr>
          <w:rPr>
            <w:rFonts w:ascii="Cambria Math" w:hAnsi="Cambria Math" w:cstheme="majorHAnsi"/>
          </w:rPr>
          <m:t>}</m:t>
        </m:r>
      </m:oMath>
      <w:r w:rsidRPr="00013BB9">
        <w:rPr>
          <w:rFonts w:asciiTheme="majorHAnsi" w:hAnsiTheme="majorHAnsi" w:cstheme="majorHAnsi"/>
        </w:rPr>
        <w:t xml:space="preserve"> - Dropout rates </w:t>
      </w:r>
      <m:oMath>
        <m:r>
          <w:rPr>
            <w:rFonts w:ascii="Cambria Math" w:hAnsi="Cambria Math" w:cstheme="majorHAnsi"/>
          </w:rPr>
          <m:t>δ</m:t>
        </m:r>
        <m:r>
          <m:rPr>
            <m:sty m:val="p"/>
          </m:rPr>
          <w:rPr>
            <w:rFonts w:ascii="Cambria Math" w:hAnsi="Cambria Math" w:cstheme="majorHAnsi"/>
          </w:rPr>
          <m:t>∈</m:t>
        </m:r>
        <m:d>
          <m:dPr>
            <m:begChr m:val="["/>
            <m:endChr m:val="]"/>
            <m:ctrlPr>
              <w:rPr>
                <w:rFonts w:ascii="Cambria Math" w:hAnsi="Cambria Math" w:cstheme="majorHAnsi"/>
              </w:rPr>
            </m:ctrlPr>
          </m:dPr>
          <m:e>
            <m:r>
              <w:rPr>
                <w:rFonts w:ascii="Cambria Math" w:hAnsi="Cambria Math" w:cstheme="majorHAnsi"/>
              </w:rPr>
              <m:t>0</m:t>
            </m:r>
            <m:r>
              <m:rPr>
                <m:sty m:val="p"/>
              </m:rPr>
              <w:rPr>
                <w:rFonts w:ascii="Cambria Math" w:hAnsi="Cambria Math" w:cstheme="majorHAnsi"/>
              </w:rPr>
              <m:t>,</m:t>
            </m:r>
            <m:r>
              <w:rPr>
                <w:rFonts w:ascii="Cambria Math" w:hAnsi="Cambria Math" w:cstheme="majorHAnsi"/>
              </w:rPr>
              <m:t>0.5</m:t>
            </m:r>
          </m:e>
        </m:d>
      </m:oMath>
      <w:r w:rsidRPr="00013BB9">
        <w:rPr>
          <w:rFonts w:asciiTheme="majorHAnsi" w:hAnsiTheme="majorHAnsi" w:cstheme="majorHAnsi"/>
        </w:rPr>
        <w:t xml:space="preserve"> - Window length </w:t>
      </w:r>
      <m:oMath>
        <m:r>
          <w:rPr>
            <w:rFonts w:ascii="Cambria Math" w:hAnsi="Cambria Math" w:cstheme="majorHAnsi"/>
          </w:rPr>
          <m:t>W</m:t>
        </m:r>
        <m:r>
          <m:rPr>
            <m:sty m:val="p"/>
          </m:rPr>
          <w:rPr>
            <w:rFonts w:ascii="Cambria Math" w:hAnsi="Cambria Math" w:cstheme="majorHAnsi"/>
          </w:rPr>
          <m:t>∈{</m:t>
        </m:r>
        <m:r>
          <w:rPr>
            <w:rFonts w:ascii="Cambria Math" w:hAnsi="Cambria Math" w:cstheme="majorHAnsi"/>
          </w:rPr>
          <m:t>50</m:t>
        </m:r>
        <m:r>
          <m:rPr>
            <m:sty m:val="p"/>
          </m:rPr>
          <w:rPr>
            <w:rFonts w:ascii="Cambria Math" w:hAnsi="Cambria Math" w:cstheme="majorHAnsi"/>
          </w:rPr>
          <m:t>,</m:t>
        </m:r>
        <m:r>
          <w:rPr>
            <w:rFonts w:ascii="Cambria Math" w:hAnsi="Cambria Math" w:cstheme="majorHAnsi"/>
          </w:rPr>
          <m:t>100</m:t>
        </m:r>
        <m:r>
          <m:rPr>
            <m:sty m:val="p"/>
          </m:rPr>
          <w:rPr>
            <w:rFonts w:ascii="Cambria Math" w:hAnsi="Cambria Math" w:cstheme="majorHAnsi"/>
          </w:rPr>
          <m:t>,</m:t>
        </m:r>
        <m:r>
          <w:rPr>
            <w:rFonts w:ascii="Cambria Math" w:hAnsi="Cambria Math" w:cstheme="majorHAnsi"/>
          </w:rPr>
          <m:t>150</m:t>
        </m:r>
        <m:r>
          <m:rPr>
            <m:sty m:val="p"/>
          </m:rPr>
          <w:rPr>
            <w:rFonts w:ascii="Cambria Math" w:hAnsi="Cambria Math" w:cstheme="majorHAnsi"/>
          </w:rPr>
          <m:t>,</m:t>
        </m:r>
        <m:r>
          <w:rPr>
            <w:rFonts w:ascii="Cambria Math" w:hAnsi="Cambria Math" w:cstheme="majorHAnsi"/>
          </w:rPr>
          <m:t>200</m:t>
        </m:r>
        <m:r>
          <m:rPr>
            <m:sty m:val="p"/>
          </m:rPr>
          <w:rPr>
            <w:rFonts w:ascii="Cambria Math" w:hAnsi="Cambria Math" w:cstheme="majorHAnsi"/>
          </w:rPr>
          <m:t>}</m:t>
        </m:r>
      </m:oMath>
    </w:p>
    <w:p w14:paraId="4768CD99"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lastRenderedPageBreak/>
        <w:t xml:space="preserve">Each candidate architecture </w:t>
      </w:r>
      <m:oMath>
        <m:r>
          <w:rPr>
            <w:rFonts w:ascii="Cambria Math" w:hAnsi="Cambria Math" w:cstheme="majorHAnsi"/>
          </w:rPr>
          <m:t>α</m:t>
        </m:r>
        <m:r>
          <m:rPr>
            <m:scr m:val="script"/>
            <m:sty m:val="p"/>
          </m:rPr>
          <w:rPr>
            <w:rFonts w:ascii="Cambria Math" w:hAnsi="Cambria Math" w:cstheme="majorHAnsi"/>
          </w:rPr>
          <m:t>∈A</m:t>
        </m:r>
      </m:oMath>
      <w:r w:rsidRPr="00013BB9">
        <w:rPr>
          <w:rFonts w:asciiTheme="majorHAnsi" w:hAnsiTheme="majorHAnsi" w:cstheme="majorHAnsi"/>
        </w:rPr>
        <w:t xml:space="preserve"> is encoded as a chromosome </w:t>
      </w:r>
      <m:oMath>
        <m:sSub>
          <m:sSubPr>
            <m:ctrlPr>
              <w:rPr>
                <w:rFonts w:ascii="Cambria Math" w:hAnsi="Cambria Math" w:cstheme="majorHAnsi"/>
              </w:rPr>
            </m:ctrlPr>
          </m:sSubPr>
          <m:e>
            <m:r>
              <m:rPr>
                <m:sty m:val="b"/>
              </m:rPr>
              <w:rPr>
                <w:rFonts w:ascii="Cambria Math" w:hAnsi="Cambria Math" w:cstheme="majorHAnsi"/>
              </w:rPr>
              <m:t>g</m:t>
            </m:r>
          </m:e>
          <m:sub>
            <m:r>
              <w:rPr>
                <w:rFonts w:ascii="Cambria Math" w:hAnsi="Cambria Math" w:cstheme="majorHAnsi"/>
              </w:rPr>
              <m:t>α</m:t>
            </m:r>
          </m:sub>
        </m:sSub>
      </m:oMath>
      <w:r w:rsidRPr="00013BB9">
        <w:rPr>
          <w:rFonts w:asciiTheme="majorHAnsi" w:hAnsiTheme="majorHAnsi" w:cstheme="majorHAnsi"/>
        </w:rPr>
        <w:t xml:space="preserve"> and evaluated on a validation set. The bi-objective optimization is:</w:t>
      </w:r>
    </w:p>
    <w:p w14:paraId="1AA44FC9" w14:textId="77777777" w:rsidR="00DA5D38" w:rsidRPr="00013BB9" w:rsidRDefault="00AD3D5C" w:rsidP="009A23FC">
      <w:pPr>
        <w:pStyle w:val="BodyText"/>
        <w:jc w:val="both"/>
        <w:rPr>
          <w:rFonts w:asciiTheme="majorHAnsi" w:hAnsiTheme="majorHAnsi" w:cstheme="majorHAnsi"/>
        </w:rPr>
      </w:pPr>
      <m:oMathPara>
        <m:oMathParaPr>
          <m:jc m:val="center"/>
        </m:oMathParaPr>
        <m:oMath>
          <m:limLow>
            <m:limLowPr>
              <m:ctrlPr>
                <w:rPr>
                  <w:rFonts w:ascii="Cambria Math" w:hAnsi="Cambria Math" w:cstheme="majorHAnsi"/>
                </w:rPr>
              </m:ctrlPr>
            </m:limLowPr>
            <m:e>
              <m:r>
                <m:rPr>
                  <m:sty m:val="p"/>
                </m:rPr>
                <w:rPr>
                  <w:rFonts w:ascii="Cambria Math" w:hAnsi="Cambria Math" w:cstheme="majorHAnsi"/>
                </w:rPr>
                <m:t>min</m:t>
              </m:r>
            </m:e>
            <m:lim>
              <m:r>
                <w:rPr>
                  <w:rFonts w:ascii="Cambria Math" w:hAnsi="Cambria Math" w:cstheme="majorHAnsi"/>
                </w:rPr>
                <m:t>α</m:t>
              </m:r>
              <m:r>
                <m:rPr>
                  <m:scr m:val="script"/>
                  <m:sty m:val="p"/>
                </m:rPr>
                <w:rPr>
                  <w:rFonts w:ascii="Cambria Math" w:hAnsi="Cambria Math" w:cstheme="majorHAnsi"/>
                </w:rPr>
                <m:t>∈A</m:t>
              </m:r>
            </m:lim>
          </m:limLow>
          <m:r>
            <w:rPr>
              <w:rFonts w:ascii="Cambria Math" w:hAnsi="Cambria Math" w:cstheme="majorHAnsi"/>
            </w:rPr>
            <m:t> </m:t>
          </m:r>
          <m:r>
            <m:rPr>
              <m:scr m:val="script"/>
              <m:sty m:val="p"/>
            </m:rPr>
            <w:rPr>
              <w:rFonts w:ascii="Cambria Math" w:hAnsi="Cambria Math" w:cstheme="majorHAnsi"/>
            </w:rPr>
            <m:t>F</m:t>
          </m:r>
          <m:d>
            <m:dPr>
              <m:ctrlPr>
                <w:rPr>
                  <w:rFonts w:ascii="Cambria Math" w:hAnsi="Cambria Math" w:cstheme="majorHAnsi"/>
                </w:rPr>
              </m:ctrlPr>
            </m:dPr>
            <m:e>
              <m:r>
                <w:rPr>
                  <w:rFonts w:ascii="Cambria Math" w:hAnsi="Cambria Math" w:cstheme="majorHAnsi"/>
                </w:rPr>
                <m:t>α</m:t>
              </m:r>
            </m:e>
          </m:d>
          <m:r>
            <m:rPr>
              <m:sty m:val="p"/>
            </m:rPr>
            <w:rPr>
              <w:rFonts w:ascii="Cambria Math" w:hAnsi="Cambria Math" w:cstheme="majorHAnsi"/>
            </w:rPr>
            <m:t>=</m:t>
          </m:r>
          <m:d>
            <m:dPr>
              <m:begChr m:val="["/>
              <m:endChr m:val="]"/>
              <m:ctrlPr>
                <w:rPr>
                  <w:rFonts w:ascii="Cambria Math" w:hAnsi="Cambria Math" w:cstheme="majorHAnsi"/>
                </w:rPr>
              </m:ctrlPr>
            </m:dPr>
            <m:e>
              <m:sSub>
                <m:sSubPr>
                  <m:ctrlPr>
                    <w:rPr>
                      <w:rFonts w:ascii="Cambria Math" w:hAnsi="Cambria Math" w:cstheme="majorHAnsi"/>
                    </w:rPr>
                  </m:ctrlPr>
                </m:sSubPr>
                <m:e>
                  <m:r>
                    <m:rPr>
                      <m:scr m:val="script"/>
                      <m:sty m:val="p"/>
                    </m:rPr>
                    <w:rPr>
                      <w:rFonts w:ascii="Cambria Math" w:hAnsi="Cambria Math" w:cstheme="majorHAnsi"/>
                    </w:rPr>
                    <m:t>L</m:t>
                  </m:r>
                </m:e>
                <m:sub>
                  <m:r>
                    <m:rPr>
                      <m:nor/>
                    </m:rPr>
                    <w:rPr>
                      <w:rFonts w:asciiTheme="majorHAnsi" w:hAnsiTheme="majorHAnsi" w:cstheme="majorHAnsi"/>
                    </w:rPr>
                    <m:t>val</m:t>
                  </m:r>
                </m:sub>
              </m:sSub>
              <m:d>
                <m:dPr>
                  <m:ctrlPr>
                    <w:rPr>
                      <w:rFonts w:ascii="Cambria Math" w:hAnsi="Cambria Math" w:cstheme="majorHAnsi"/>
                    </w:rPr>
                  </m:ctrlPr>
                </m:dPr>
                <m:e>
                  <m:r>
                    <w:rPr>
                      <w:rFonts w:ascii="Cambria Math" w:hAnsi="Cambria Math" w:cstheme="majorHAnsi"/>
                    </w:rPr>
                    <m:t>α</m:t>
                  </m:r>
                </m:e>
              </m:d>
              <m:r>
                <m:rPr>
                  <m:sty m:val="p"/>
                </m:rPr>
                <w:rPr>
                  <w:rFonts w:ascii="Cambria Math" w:hAnsi="Cambria Math" w:cstheme="majorHAnsi"/>
                </w:rPr>
                <m:t>,</m:t>
              </m:r>
              <m:r>
                <w:rPr>
                  <w:rFonts w:ascii="Cambria Math" w:hAnsi="Cambria Math" w:cstheme="majorHAnsi"/>
                </w:rPr>
                <m:t> </m:t>
              </m:r>
              <m:r>
                <m:rPr>
                  <m:scr m:val="script"/>
                  <m:sty m:val="p"/>
                </m:rPr>
                <w:rPr>
                  <w:rFonts w:ascii="Cambria Math" w:hAnsi="Cambria Math" w:cstheme="majorHAnsi"/>
                </w:rPr>
                <m:t>C</m:t>
              </m:r>
              <m:d>
                <m:dPr>
                  <m:ctrlPr>
                    <w:rPr>
                      <w:rFonts w:ascii="Cambria Math" w:hAnsi="Cambria Math" w:cstheme="majorHAnsi"/>
                    </w:rPr>
                  </m:ctrlPr>
                </m:dPr>
                <m:e>
                  <m:r>
                    <w:rPr>
                      <w:rFonts w:ascii="Cambria Math" w:hAnsi="Cambria Math" w:cstheme="majorHAnsi"/>
                    </w:rPr>
                    <m:t>α</m:t>
                  </m:r>
                </m:e>
              </m:d>
            </m:e>
          </m:d>
        </m:oMath>
      </m:oMathPara>
    </w:p>
    <w:p w14:paraId="2C958665"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where </w:t>
      </w:r>
      <m:oMath>
        <m:sSub>
          <m:sSubPr>
            <m:ctrlPr>
              <w:rPr>
                <w:rFonts w:ascii="Cambria Math" w:hAnsi="Cambria Math" w:cstheme="majorHAnsi"/>
              </w:rPr>
            </m:ctrlPr>
          </m:sSubPr>
          <m:e>
            <m:r>
              <m:rPr>
                <m:scr m:val="script"/>
                <m:sty m:val="p"/>
              </m:rPr>
              <w:rPr>
                <w:rFonts w:ascii="Cambria Math" w:hAnsi="Cambria Math" w:cstheme="majorHAnsi"/>
              </w:rPr>
              <m:t>L</m:t>
            </m:r>
          </m:e>
          <m:sub>
            <m:r>
              <m:rPr>
                <m:nor/>
              </m:rPr>
              <w:rPr>
                <w:rFonts w:asciiTheme="majorHAnsi" w:hAnsiTheme="majorHAnsi" w:cstheme="majorHAnsi"/>
              </w:rPr>
              <m:t>val</m:t>
            </m:r>
          </m:sub>
        </m:sSub>
        <m:d>
          <m:dPr>
            <m:ctrlPr>
              <w:rPr>
                <w:rFonts w:ascii="Cambria Math" w:hAnsi="Cambria Math" w:cstheme="majorHAnsi"/>
              </w:rPr>
            </m:ctrlPr>
          </m:dPr>
          <m:e>
            <m:r>
              <w:rPr>
                <w:rFonts w:ascii="Cambria Math" w:hAnsi="Cambria Math" w:cstheme="majorHAnsi"/>
              </w:rPr>
              <m:t>α</m:t>
            </m:r>
          </m:e>
        </m:d>
      </m:oMath>
      <w:r w:rsidRPr="00013BB9">
        <w:rPr>
          <w:rFonts w:asciiTheme="majorHAnsi" w:hAnsiTheme="majorHAnsi" w:cstheme="majorHAnsi"/>
        </w:rPr>
        <w:t xml:space="preserve"> is the validation cross-entropy loss and </w:t>
      </w:r>
      <m:oMath>
        <m:r>
          <m:rPr>
            <m:scr m:val="script"/>
            <m:sty m:val="p"/>
          </m:rPr>
          <w:rPr>
            <w:rFonts w:ascii="Cambria Math" w:hAnsi="Cambria Math" w:cstheme="majorHAnsi"/>
          </w:rPr>
          <m:t>C</m:t>
        </m:r>
        <m:d>
          <m:dPr>
            <m:ctrlPr>
              <w:rPr>
                <w:rFonts w:ascii="Cambria Math" w:hAnsi="Cambria Math" w:cstheme="majorHAnsi"/>
              </w:rPr>
            </m:ctrlPr>
          </m:dPr>
          <m:e>
            <m:r>
              <w:rPr>
                <w:rFonts w:ascii="Cambria Math" w:hAnsi="Cambria Math" w:cstheme="majorHAnsi"/>
              </w:rPr>
              <m:t>α</m:t>
            </m:r>
          </m:e>
        </m:d>
      </m:oMath>
      <w:r w:rsidRPr="00013BB9">
        <w:rPr>
          <w:rFonts w:asciiTheme="majorHAnsi" w:hAnsiTheme="majorHAnsi" w:cstheme="majorHAnsi"/>
        </w:rPr>
        <w:t xml:space="preserve"> is the computational cost (FLOPs per inference). This multi-objective formulation yields a Pareto-optimal set of architectures, from which the practitioner selects based on the deployment hardware constraints.</w:t>
      </w:r>
    </w:p>
    <w:p w14:paraId="7F51A941" w14:textId="77777777" w:rsidR="00DA5D38" w:rsidRPr="00013BB9" w:rsidRDefault="009A23FC">
      <w:pPr>
        <w:pStyle w:val="BodyText"/>
        <w:rPr>
          <w:rFonts w:asciiTheme="majorHAnsi" w:hAnsiTheme="majorHAnsi" w:cstheme="majorHAnsi"/>
        </w:rPr>
      </w:pPr>
      <w:r w:rsidRPr="00013BB9">
        <w:rPr>
          <w:rFonts w:asciiTheme="majorHAnsi" w:hAnsiTheme="majorHAnsi" w:cstheme="majorHAnsi"/>
          <w:b/>
          <w:bCs/>
        </w:rPr>
        <w:t>PSO-based Hyperparameter Optimization:</w:t>
      </w:r>
    </w:p>
    <w:p w14:paraId="7AD71746"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 xml:space="preserve">Let the hyperparameter vector be </w:t>
      </w:r>
      <m:oMath>
        <m:r>
          <m:rPr>
            <m:sty m:val="b"/>
          </m:rPr>
          <w:rPr>
            <w:rFonts w:ascii="Cambria Math" w:hAnsi="Cambria Math" w:cstheme="majorHAnsi"/>
          </w:rPr>
          <m:t>λ</m:t>
        </m:r>
        <m:r>
          <m:rPr>
            <m:sty m:val="p"/>
          </m:rPr>
          <w:rPr>
            <w:rFonts w:ascii="Cambria Math" w:hAnsi="Cambria Math" w:cstheme="majorHAnsi"/>
          </w:rPr>
          <m:t>=</m:t>
        </m:r>
        <m:d>
          <m:dPr>
            <m:begChr m:val="["/>
            <m:endChr m:val="]"/>
            <m:ctrlPr>
              <w:rPr>
                <w:rFonts w:ascii="Cambria Math" w:hAnsi="Cambria Math" w:cstheme="majorHAnsi"/>
              </w:rPr>
            </m:ctrlPr>
          </m:dPr>
          <m:e>
            <m:r>
              <w:rPr>
                <w:rFonts w:ascii="Cambria Math" w:hAnsi="Cambria Math" w:cstheme="majorHAnsi"/>
              </w:rPr>
              <m:t>η</m:t>
            </m:r>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β</m:t>
                </m:r>
              </m:e>
              <m:sub>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β</m:t>
                </m:r>
              </m:e>
              <m:sub>
                <m:r>
                  <w:rPr>
                    <w:rFonts w:ascii="Cambria Math" w:hAnsi="Cambria Math" w:cstheme="majorHAnsi"/>
                  </w:rPr>
                  <m:t>2</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λ</m:t>
                </m:r>
              </m:e>
              <m:sub>
                <m:r>
                  <m:rPr>
                    <m:nor/>
                  </m:rPr>
                  <w:rPr>
                    <w:rFonts w:asciiTheme="majorHAnsi" w:hAnsiTheme="majorHAnsi" w:cstheme="majorHAnsi"/>
                  </w:rPr>
                  <m:t>wd</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γ</m:t>
                </m:r>
              </m:e>
              <m:sub>
                <m:r>
                  <m:rPr>
                    <m:nor/>
                  </m:rPr>
                  <w:rPr>
                    <w:rFonts w:asciiTheme="majorHAnsi" w:hAnsiTheme="majorHAnsi" w:cstheme="majorHAnsi"/>
                  </w:rPr>
                  <m:t>lr</m:t>
                </m:r>
              </m:sub>
            </m:sSub>
          </m:e>
        </m:d>
      </m:oMath>
      <w:r w:rsidRPr="00013BB9">
        <w:rPr>
          <w:rFonts w:asciiTheme="majorHAnsi" w:hAnsiTheme="majorHAnsi" w:cstheme="majorHAnsi"/>
        </w:rPr>
        <w:t xml:space="preserve"> (learning rate, Adam momentum coefficients, weight decay, learning rate decay). Each particle in the PSO swarm is </w:t>
      </w:r>
      <m:oMath>
        <m:sSup>
          <m:sSupPr>
            <m:ctrlPr>
              <w:rPr>
                <w:rFonts w:ascii="Cambria Math" w:hAnsi="Cambria Math" w:cstheme="majorHAnsi"/>
              </w:rPr>
            </m:ctrlPr>
          </m:sSupPr>
          <m:e>
            <m:r>
              <m:rPr>
                <m:sty m:val="b"/>
              </m:rPr>
              <w:rPr>
                <w:rFonts w:ascii="Cambria Math" w:hAnsi="Cambria Math" w:cstheme="majorHAnsi"/>
              </w:rPr>
              <m:t>λ</m:t>
            </m:r>
          </m:e>
          <m:sup>
            <m:d>
              <m:dPr>
                <m:ctrlPr>
                  <w:rPr>
                    <w:rFonts w:ascii="Cambria Math" w:hAnsi="Cambria Math" w:cstheme="majorHAnsi"/>
                  </w:rPr>
                </m:ctrlPr>
              </m:dPr>
              <m:e>
                <m:r>
                  <w:rPr>
                    <w:rFonts w:ascii="Cambria Math" w:hAnsi="Cambria Math" w:cstheme="majorHAnsi"/>
                  </w:rPr>
                  <m:t>i</m:t>
                </m:r>
              </m:e>
            </m:d>
          </m:sup>
        </m:sSup>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5</m:t>
            </m:r>
          </m:sup>
        </m:sSup>
      </m:oMath>
      <w:r w:rsidRPr="00013BB9">
        <w:rPr>
          <w:rFonts w:asciiTheme="majorHAnsi" w:hAnsiTheme="majorHAnsi" w:cstheme="majorHAnsi"/>
        </w:rPr>
        <w:t>. The velocity and position updates are:</w:t>
      </w:r>
    </w:p>
    <w:p w14:paraId="28A4D197" w14:textId="77777777" w:rsidR="00DA5D38" w:rsidRPr="00013BB9" w:rsidRDefault="00AD3D5C" w:rsidP="009A23FC">
      <w:pPr>
        <w:pStyle w:val="BodyText"/>
        <w:jc w:val="both"/>
        <w:rPr>
          <w:rFonts w:asciiTheme="majorHAnsi" w:hAnsiTheme="majorHAnsi" w:cstheme="majorHAnsi"/>
        </w:rPr>
      </w:pPr>
      <m:oMathPara>
        <m:oMathParaPr>
          <m:jc m:val="center"/>
        </m:oMathParaPr>
        <m:oMath>
          <m:sSup>
            <m:sSupPr>
              <m:ctrlPr>
                <w:rPr>
                  <w:rFonts w:ascii="Cambria Math" w:hAnsi="Cambria Math" w:cstheme="majorHAnsi"/>
                </w:rPr>
              </m:ctrlPr>
            </m:sSupPr>
            <m:e>
              <m:r>
                <m:rPr>
                  <m:sty m:val="b"/>
                </m:rPr>
                <w:rPr>
                  <w:rFonts w:ascii="Cambria Math" w:hAnsi="Cambria Math" w:cstheme="majorHAnsi"/>
                </w:rPr>
                <m:t>v</m:t>
              </m:r>
            </m:e>
            <m:sup>
              <m:d>
                <m:dPr>
                  <m:ctrlPr>
                    <w:rPr>
                      <w:rFonts w:ascii="Cambria Math" w:hAnsi="Cambria Math" w:cstheme="majorHAnsi"/>
                    </w:rPr>
                  </m:ctrlPr>
                </m:dPr>
                <m:e>
                  <m:r>
                    <w:rPr>
                      <w:rFonts w:ascii="Cambria Math" w:hAnsi="Cambria Math" w:cstheme="majorHAnsi"/>
                    </w:rPr>
                    <m:t>i</m:t>
                  </m:r>
                </m:e>
              </m:d>
            </m:sup>
          </m:sSup>
          <m:d>
            <m:dPr>
              <m:ctrlPr>
                <w:rPr>
                  <w:rFonts w:ascii="Cambria Math" w:hAnsi="Cambria Math" w:cstheme="majorHAnsi"/>
                </w:rPr>
              </m:ctrlPr>
            </m:dPr>
            <m:e>
              <m:r>
                <w:rPr>
                  <w:rFonts w:ascii="Cambria Math" w:hAnsi="Cambria Math" w:cstheme="majorHAnsi"/>
                </w:rPr>
                <m:t>t</m:t>
              </m:r>
              <m:r>
                <m:rPr>
                  <m:sty m:val="p"/>
                </m:rPr>
                <w:rPr>
                  <w:rFonts w:ascii="Cambria Math" w:hAnsi="Cambria Math" w:cstheme="majorHAnsi"/>
                </w:rPr>
                <m:t>+</m:t>
              </m:r>
              <m:r>
                <w:rPr>
                  <w:rFonts w:ascii="Cambria Math" w:hAnsi="Cambria Math" w:cstheme="majorHAnsi"/>
                </w:rPr>
                <m:t>1</m:t>
              </m:r>
            </m:e>
          </m:d>
          <m:r>
            <m:rPr>
              <m:sty m:val="p"/>
            </m:rPr>
            <w:rPr>
              <w:rFonts w:ascii="Cambria Math" w:hAnsi="Cambria Math" w:cstheme="majorHAnsi"/>
            </w:rPr>
            <m:t>=</m:t>
          </m:r>
          <m:r>
            <w:rPr>
              <w:rFonts w:ascii="Cambria Math" w:hAnsi="Cambria Math" w:cstheme="majorHAnsi"/>
            </w:rPr>
            <m:t>ω</m:t>
          </m:r>
          <m:sSup>
            <m:sSupPr>
              <m:ctrlPr>
                <w:rPr>
                  <w:rFonts w:ascii="Cambria Math" w:hAnsi="Cambria Math" w:cstheme="majorHAnsi"/>
                </w:rPr>
              </m:ctrlPr>
            </m:sSupPr>
            <m:e>
              <m:r>
                <m:rPr>
                  <m:sty m:val="b"/>
                </m:rPr>
                <w:rPr>
                  <w:rFonts w:ascii="Cambria Math" w:hAnsi="Cambria Math" w:cstheme="majorHAnsi"/>
                </w:rPr>
                <m:t>v</m:t>
              </m:r>
            </m:e>
            <m:sup>
              <m:d>
                <m:dPr>
                  <m:ctrlPr>
                    <w:rPr>
                      <w:rFonts w:ascii="Cambria Math" w:hAnsi="Cambria Math" w:cstheme="majorHAnsi"/>
                    </w:rPr>
                  </m:ctrlPr>
                </m:dPr>
                <m:e>
                  <m:r>
                    <w:rPr>
                      <w:rFonts w:ascii="Cambria Math" w:hAnsi="Cambria Math" w:cstheme="majorHAnsi"/>
                    </w:rPr>
                    <m:t>i</m:t>
                  </m:r>
                </m:e>
              </m:d>
            </m:sup>
          </m:sSup>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1</m:t>
              </m:r>
            </m:sub>
          </m:sSub>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1</m:t>
              </m:r>
            </m:sub>
          </m:sSub>
          <m:d>
            <m:dPr>
              <m:begChr m:val="["/>
              <m:endChr m:val="]"/>
              <m:ctrlPr>
                <w:rPr>
                  <w:rFonts w:ascii="Cambria Math" w:hAnsi="Cambria Math" w:cstheme="majorHAnsi"/>
                </w:rPr>
              </m:ctrlPr>
            </m:dPr>
            <m:e>
              <m:sSup>
                <m:sSupPr>
                  <m:ctrlPr>
                    <w:rPr>
                      <w:rFonts w:ascii="Cambria Math" w:hAnsi="Cambria Math" w:cstheme="majorHAnsi"/>
                    </w:rPr>
                  </m:ctrlPr>
                </m:sSupPr>
                <m:e>
                  <m:r>
                    <m:rPr>
                      <m:sty m:val="b"/>
                    </m:rPr>
                    <w:rPr>
                      <w:rFonts w:ascii="Cambria Math" w:hAnsi="Cambria Math" w:cstheme="majorHAnsi"/>
                    </w:rPr>
                    <m:t>p</m:t>
                  </m:r>
                </m:e>
                <m:sup>
                  <m:d>
                    <m:dPr>
                      <m:ctrlPr>
                        <w:rPr>
                          <w:rFonts w:ascii="Cambria Math" w:hAnsi="Cambria Math" w:cstheme="majorHAnsi"/>
                        </w:rPr>
                      </m:ctrlPr>
                    </m:dPr>
                    <m:e>
                      <m:r>
                        <w:rPr>
                          <w:rFonts w:ascii="Cambria Math" w:hAnsi="Cambria Math" w:cstheme="majorHAnsi"/>
                        </w:rPr>
                        <m:t>i</m:t>
                      </m:r>
                    </m:e>
                  </m:d>
                </m:sup>
              </m:sSup>
              <m:r>
                <m:rPr>
                  <m:sty m:val="p"/>
                </m:rPr>
                <w:rPr>
                  <w:rFonts w:ascii="Cambria Math" w:hAnsi="Cambria Math" w:cstheme="majorHAnsi"/>
                </w:rPr>
                <m:t>-</m:t>
              </m:r>
              <m:sSup>
                <m:sSupPr>
                  <m:ctrlPr>
                    <w:rPr>
                      <w:rFonts w:ascii="Cambria Math" w:hAnsi="Cambria Math" w:cstheme="majorHAnsi"/>
                    </w:rPr>
                  </m:ctrlPr>
                </m:sSupPr>
                <m:e>
                  <m:r>
                    <m:rPr>
                      <m:sty m:val="b"/>
                    </m:rPr>
                    <w:rPr>
                      <w:rFonts w:ascii="Cambria Math" w:hAnsi="Cambria Math" w:cstheme="majorHAnsi"/>
                    </w:rPr>
                    <m:t>λ</m:t>
                  </m:r>
                </m:e>
                <m:sup>
                  <m:d>
                    <m:dPr>
                      <m:ctrlPr>
                        <w:rPr>
                          <w:rFonts w:ascii="Cambria Math" w:hAnsi="Cambria Math" w:cstheme="majorHAnsi"/>
                        </w:rPr>
                      </m:ctrlPr>
                    </m:dPr>
                    <m:e>
                      <m:r>
                        <w:rPr>
                          <w:rFonts w:ascii="Cambria Math" w:hAnsi="Cambria Math" w:cstheme="majorHAnsi"/>
                        </w:rPr>
                        <m:t>i</m:t>
                      </m:r>
                    </m:e>
                  </m:d>
                </m:sup>
              </m:sSup>
              <m:d>
                <m:dPr>
                  <m:ctrlPr>
                    <w:rPr>
                      <w:rFonts w:ascii="Cambria Math" w:hAnsi="Cambria Math" w:cstheme="majorHAnsi"/>
                    </w:rPr>
                  </m:ctrlPr>
                </m:dPr>
                <m:e>
                  <m:r>
                    <w:rPr>
                      <w:rFonts w:ascii="Cambria Math" w:hAnsi="Cambria Math" w:cstheme="majorHAnsi"/>
                    </w:rPr>
                    <m:t>t</m:t>
                  </m:r>
                </m:e>
              </m:d>
            </m:e>
          </m:d>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2</m:t>
              </m:r>
            </m:sub>
          </m:sSub>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2</m:t>
              </m:r>
            </m:sub>
          </m:sSub>
          <m:d>
            <m:dPr>
              <m:begChr m:val="["/>
              <m:endChr m:val="]"/>
              <m:ctrlPr>
                <w:rPr>
                  <w:rFonts w:ascii="Cambria Math" w:hAnsi="Cambria Math" w:cstheme="majorHAnsi"/>
                </w:rPr>
              </m:ctrlPr>
            </m:dPr>
            <m:e>
              <m:r>
                <m:rPr>
                  <m:sty m:val="b"/>
                </m:rPr>
                <w:rPr>
                  <w:rFonts w:ascii="Cambria Math" w:hAnsi="Cambria Math" w:cstheme="majorHAnsi"/>
                </w:rPr>
                <m:t>g</m:t>
              </m:r>
              <m:r>
                <m:rPr>
                  <m:sty m:val="p"/>
                </m:rPr>
                <w:rPr>
                  <w:rFonts w:ascii="Cambria Math" w:hAnsi="Cambria Math" w:cstheme="majorHAnsi"/>
                </w:rPr>
                <m:t>-</m:t>
              </m:r>
              <m:sSup>
                <m:sSupPr>
                  <m:ctrlPr>
                    <w:rPr>
                      <w:rFonts w:ascii="Cambria Math" w:hAnsi="Cambria Math" w:cstheme="majorHAnsi"/>
                    </w:rPr>
                  </m:ctrlPr>
                </m:sSupPr>
                <m:e>
                  <m:r>
                    <m:rPr>
                      <m:sty m:val="b"/>
                    </m:rPr>
                    <w:rPr>
                      <w:rFonts w:ascii="Cambria Math" w:hAnsi="Cambria Math" w:cstheme="majorHAnsi"/>
                    </w:rPr>
                    <m:t>λ</m:t>
                  </m:r>
                </m:e>
                <m:sup>
                  <m:d>
                    <m:dPr>
                      <m:ctrlPr>
                        <w:rPr>
                          <w:rFonts w:ascii="Cambria Math" w:hAnsi="Cambria Math" w:cstheme="majorHAnsi"/>
                        </w:rPr>
                      </m:ctrlPr>
                    </m:dPr>
                    <m:e>
                      <m:r>
                        <w:rPr>
                          <w:rFonts w:ascii="Cambria Math" w:hAnsi="Cambria Math" w:cstheme="majorHAnsi"/>
                        </w:rPr>
                        <m:t>i</m:t>
                      </m:r>
                    </m:e>
                  </m:d>
                </m:sup>
              </m:sSup>
              <m:d>
                <m:dPr>
                  <m:ctrlPr>
                    <w:rPr>
                      <w:rFonts w:ascii="Cambria Math" w:hAnsi="Cambria Math" w:cstheme="majorHAnsi"/>
                    </w:rPr>
                  </m:ctrlPr>
                </m:dPr>
                <m:e>
                  <m:r>
                    <w:rPr>
                      <w:rFonts w:ascii="Cambria Math" w:hAnsi="Cambria Math" w:cstheme="majorHAnsi"/>
                    </w:rPr>
                    <m:t>t</m:t>
                  </m:r>
                </m:e>
              </m:d>
            </m:e>
          </m:d>
        </m:oMath>
      </m:oMathPara>
    </w:p>
    <w:p w14:paraId="56095CC1" w14:textId="77777777" w:rsidR="00DA5D38" w:rsidRPr="00013BB9" w:rsidRDefault="00AD3D5C" w:rsidP="009A23FC">
      <w:pPr>
        <w:pStyle w:val="FirstParagraph"/>
        <w:jc w:val="both"/>
        <w:rPr>
          <w:rFonts w:asciiTheme="majorHAnsi" w:hAnsiTheme="majorHAnsi" w:cstheme="majorHAnsi"/>
        </w:rPr>
      </w:pPr>
      <m:oMathPara>
        <m:oMathParaPr>
          <m:jc m:val="center"/>
        </m:oMathParaPr>
        <m:oMath>
          <m:sSup>
            <m:sSupPr>
              <m:ctrlPr>
                <w:rPr>
                  <w:rFonts w:ascii="Cambria Math" w:hAnsi="Cambria Math" w:cstheme="majorHAnsi"/>
                </w:rPr>
              </m:ctrlPr>
            </m:sSupPr>
            <m:e>
              <m:r>
                <m:rPr>
                  <m:sty m:val="b"/>
                </m:rPr>
                <w:rPr>
                  <w:rFonts w:ascii="Cambria Math" w:hAnsi="Cambria Math" w:cstheme="majorHAnsi"/>
                </w:rPr>
                <m:t>λ</m:t>
              </m:r>
            </m:e>
            <m:sup>
              <m:d>
                <m:dPr>
                  <m:ctrlPr>
                    <w:rPr>
                      <w:rFonts w:ascii="Cambria Math" w:hAnsi="Cambria Math" w:cstheme="majorHAnsi"/>
                    </w:rPr>
                  </m:ctrlPr>
                </m:dPr>
                <m:e>
                  <m:r>
                    <w:rPr>
                      <w:rFonts w:ascii="Cambria Math" w:hAnsi="Cambria Math" w:cstheme="majorHAnsi"/>
                    </w:rPr>
                    <m:t>i</m:t>
                  </m:r>
                </m:e>
              </m:d>
            </m:sup>
          </m:sSup>
          <m:d>
            <m:dPr>
              <m:ctrlPr>
                <w:rPr>
                  <w:rFonts w:ascii="Cambria Math" w:hAnsi="Cambria Math" w:cstheme="majorHAnsi"/>
                </w:rPr>
              </m:ctrlPr>
            </m:dPr>
            <m:e>
              <m:r>
                <w:rPr>
                  <w:rFonts w:ascii="Cambria Math" w:hAnsi="Cambria Math" w:cstheme="majorHAnsi"/>
                </w:rPr>
                <m:t>t</m:t>
              </m:r>
              <m:r>
                <m:rPr>
                  <m:sty m:val="p"/>
                </m:rPr>
                <w:rPr>
                  <w:rFonts w:ascii="Cambria Math" w:hAnsi="Cambria Math" w:cstheme="majorHAnsi"/>
                </w:rPr>
                <m:t>+</m:t>
              </m:r>
              <m:r>
                <w:rPr>
                  <w:rFonts w:ascii="Cambria Math" w:hAnsi="Cambria Math" w:cstheme="majorHAnsi"/>
                </w:rPr>
                <m:t>1</m:t>
              </m:r>
            </m:e>
          </m:d>
          <m:r>
            <m:rPr>
              <m:sty m:val="p"/>
            </m:rPr>
            <w:rPr>
              <w:rFonts w:ascii="Cambria Math" w:hAnsi="Cambria Math" w:cstheme="majorHAnsi"/>
            </w:rPr>
            <m:t>=</m:t>
          </m:r>
          <m:sSup>
            <m:sSupPr>
              <m:ctrlPr>
                <w:rPr>
                  <w:rFonts w:ascii="Cambria Math" w:hAnsi="Cambria Math" w:cstheme="majorHAnsi"/>
                </w:rPr>
              </m:ctrlPr>
            </m:sSupPr>
            <m:e>
              <m:r>
                <m:rPr>
                  <m:sty m:val="b"/>
                </m:rPr>
                <w:rPr>
                  <w:rFonts w:ascii="Cambria Math" w:hAnsi="Cambria Math" w:cstheme="majorHAnsi"/>
                </w:rPr>
                <m:t>λ</m:t>
              </m:r>
            </m:e>
            <m:sup>
              <m:d>
                <m:dPr>
                  <m:ctrlPr>
                    <w:rPr>
                      <w:rFonts w:ascii="Cambria Math" w:hAnsi="Cambria Math" w:cstheme="majorHAnsi"/>
                    </w:rPr>
                  </m:ctrlPr>
                </m:dPr>
                <m:e>
                  <m:r>
                    <w:rPr>
                      <w:rFonts w:ascii="Cambria Math" w:hAnsi="Cambria Math" w:cstheme="majorHAnsi"/>
                    </w:rPr>
                    <m:t>i</m:t>
                  </m:r>
                </m:e>
              </m:d>
            </m:sup>
          </m:sSup>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p>
            <m:sSupPr>
              <m:ctrlPr>
                <w:rPr>
                  <w:rFonts w:ascii="Cambria Math" w:hAnsi="Cambria Math" w:cstheme="majorHAnsi"/>
                </w:rPr>
              </m:ctrlPr>
            </m:sSupPr>
            <m:e>
              <m:r>
                <m:rPr>
                  <m:sty m:val="b"/>
                </m:rPr>
                <w:rPr>
                  <w:rFonts w:ascii="Cambria Math" w:hAnsi="Cambria Math" w:cstheme="majorHAnsi"/>
                </w:rPr>
                <m:t>v</m:t>
              </m:r>
            </m:e>
            <m:sup>
              <m:d>
                <m:dPr>
                  <m:ctrlPr>
                    <w:rPr>
                      <w:rFonts w:ascii="Cambria Math" w:hAnsi="Cambria Math" w:cstheme="majorHAnsi"/>
                    </w:rPr>
                  </m:ctrlPr>
                </m:dPr>
                <m:e>
                  <m:r>
                    <w:rPr>
                      <w:rFonts w:ascii="Cambria Math" w:hAnsi="Cambria Math" w:cstheme="majorHAnsi"/>
                    </w:rPr>
                    <m:t>i</m:t>
                  </m:r>
                </m:e>
              </m:d>
            </m:sup>
          </m:sSup>
          <m:d>
            <m:dPr>
              <m:ctrlPr>
                <w:rPr>
                  <w:rFonts w:ascii="Cambria Math" w:hAnsi="Cambria Math" w:cstheme="majorHAnsi"/>
                </w:rPr>
              </m:ctrlPr>
            </m:dPr>
            <m:e>
              <m:r>
                <w:rPr>
                  <w:rFonts w:ascii="Cambria Math" w:hAnsi="Cambria Math" w:cstheme="majorHAnsi"/>
                </w:rPr>
                <m:t>t</m:t>
              </m:r>
              <m:r>
                <m:rPr>
                  <m:sty m:val="p"/>
                </m:rPr>
                <w:rPr>
                  <w:rFonts w:ascii="Cambria Math" w:hAnsi="Cambria Math" w:cstheme="majorHAnsi"/>
                </w:rPr>
                <m:t>+</m:t>
              </m:r>
              <m:r>
                <w:rPr>
                  <w:rFonts w:ascii="Cambria Math" w:hAnsi="Cambria Math" w:cstheme="majorHAnsi"/>
                </w:rPr>
                <m:t>1</m:t>
              </m:r>
            </m:e>
          </m:d>
        </m:oMath>
      </m:oMathPara>
    </w:p>
    <w:p w14:paraId="40383C38"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where </w:t>
      </w:r>
      <m:oMath>
        <m:r>
          <w:rPr>
            <w:rFonts w:ascii="Cambria Math" w:hAnsi="Cambria Math" w:cstheme="majorHAnsi"/>
          </w:rPr>
          <m:t>ω</m:t>
        </m:r>
      </m:oMath>
      <w:r w:rsidRPr="00013BB9">
        <w:rPr>
          <w:rFonts w:asciiTheme="majorHAnsi" w:hAnsiTheme="majorHAnsi" w:cstheme="majorHAnsi"/>
        </w:rPr>
        <w:t xml:space="preserve"> is the inertia weight, </w:t>
      </w:r>
      <m:oMath>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2</m:t>
            </m:r>
          </m:sub>
        </m:sSub>
      </m:oMath>
      <w:r w:rsidRPr="00013BB9">
        <w:rPr>
          <w:rFonts w:asciiTheme="majorHAnsi" w:hAnsiTheme="majorHAnsi" w:cstheme="majorHAnsi"/>
        </w:rPr>
        <w:t xml:space="preserve"> are cognitive and social coefficients, </w:t>
      </w:r>
      <m:oMath>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2</m:t>
            </m:r>
          </m:sub>
        </m:sSub>
        <m:r>
          <m:rPr>
            <m:scr m:val="script"/>
            <m:sty m:val="p"/>
          </m:rPr>
          <w:rPr>
            <w:rFonts w:ascii="Cambria Math" w:hAnsi="Cambria Math" w:cstheme="majorHAnsi"/>
          </w:rPr>
          <m:t>∼U</m:t>
        </m:r>
        <m:d>
          <m:dPr>
            <m:ctrlPr>
              <w:rPr>
                <w:rFonts w:ascii="Cambria Math" w:hAnsi="Cambria Math" w:cstheme="majorHAnsi"/>
              </w:rPr>
            </m:ctrlPr>
          </m:dPr>
          <m:e>
            <m:r>
              <w:rPr>
                <w:rFonts w:ascii="Cambria Math" w:hAnsi="Cambria Math" w:cstheme="majorHAnsi"/>
              </w:rPr>
              <m:t>0</m:t>
            </m:r>
            <m:r>
              <m:rPr>
                <m:sty m:val="p"/>
              </m:rPr>
              <w:rPr>
                <w:rFonts w:ascii="Cambria Math" w:hAnsi="Cambria Math" w:cstheme="majorHAnsi"/>
              </w:rPr>
              <m:t>,</m:t>
            </m:r>
            <m:r>
              <w:rPr>
                <w:rFonts w:ascii="Cambria Math" w:hAnsi="Cambria Math" w:cstheme="majorHAnsi"/>
              </w:rPr>
              <m:t>1</m:t>
            </m:r>
          </m:e>
        </m:d>
      </m:oMath>
      <w:r w:rsidRPr="00013BB9">
        <w:rPr>
          <w:rFonts w:asciiTheme="majorHAnsi" w:hAnsiTheme="majorHAnsi" w:cstheme="majorHAnsi"/>
        </w:rPr>
        <w:t xml:space="preserve">, </w:t>
      </w:r>
      <m:oMath>
        <m:sSup>
          <m:sSupPr>
            <m:ctrlPr>
              <w:rPr>
                <w:rFonts w:ascii="Cambria Math" w:hAnsi="Cambria Math" w:cstheme="majorHAnsi"/>
              </w:rPr>
            </m:ctrlPr>
          </m:sSupPr>
          <m:e>
            <m:r>
              <m:rPr>
                <m:sty m:val="b"/>
              </m:rPr>
              <w:rPr>
                <w:rFonts w:ascii="Cambria Math" w:hAnsi="Cambria Math" w:cstheme="majorHAnsi"/>
              </w:rPr>
              <m:t>p</m:t>
            </m:r>
          </m:e>
          <m:sup>
            <m:d>
              <m:dPr>
                <m:ctrlPr>
                  <w:rPr>
                    <w:rFonts w:ascii="Cambria Math" w:hAnsi="Cambria Math" w:cstheme="majorHAnsi"/>
                  </w:rPr>
                </m:ctrlPr>
              </m:dPr>
              <m:e>
                <m:r>
                  <w:rPr>
                    <w:rFonts w:ascii="Cambria Math" w:hAnsi="Cambria Math" w:cstheme="majorHAnsi"/>
                  </w:rPr>
                  <m:t>i</m:t>
                </m:r>
              </m:e>
            </m:d>
          </m:sup>
        </m:sSup>
      </m:oMath>
      <w:r w:rsidRPr="00013BB9">
        <w:rPr>
          <w:rFonts w:asciiTheme="majorHAnsi" w:hAnsiTheme="majorHAnsi" w:cstheme="majorHAnsi"/>
        </w:rPr>
        <w:t xml:space="preserve"> is the personal best, and </w:t>
      </w:r>
      <m:oMath>
        <m:r>
          <m:rPr>
            <m:sty m:val="b"/>
          </m:rPr>
          <w:rPr>
            <w:rFonts w:ascii="Cambria Math" w:hAnsi="Cambria Math" w:cstheme="majorHAnsi"/>
          </w:rPr>
          <m:t>g</m:t>
        </m:r>
      </m:oMath>
      <w:r w:rsidRPr="00013BB9">
        <w:rPr>
          <w:rFonts w:asciiTheme="majorHAnsi" w:hAnsiTheme="majorHAnsi" w:cstheme="majorHAnsi"/>
        </w:rPr>
        <w:t xml:space="preserve"> is the global best position.</w:t>
      </w:r>
    </w:p>
    <w:p w14:paraId="486AFD98" w14:textId="77777777" w:rsidR="00DA5D38" w:rsidRPr="00013BB9" w:rsidRDefault="009A23FC">
      <w:pPr>
        <w:pStyle w:val="BodyText"/>
        <w:rPr>
          <w:rFonts w:asciiTheme="majorHAnsi" w:hAnsiTheme="majorHAnsi" w:cstheme="majorHAnsi"/>
        </w:rPr>
      </w:pPr>
      <w:r w:rsidRPr="00013BB9">
        <w:rPr>
          <w:rFonts w:asciiTheme="majorHAnsi" w:hAnsiTheme="majorHAnsi" w:cstheme="majorHAnsi"/>
          <w:b/>
          <w:bCs/>
        </w:rPr>
        <w:t>Algorithm 1: Evolutionary Neural Architecture Search for Gait Phase Classification</w:t>
      </w:r>
    </w:p>
    <w:p w14:paraId="4B8F9479" w14:textId="77777777" w:rsidR="00DA5D38" w:rsidRPr="00013BB9" w:rsidRDefault="009A23FC">
      <w:pPr>
        <w:pStyle w:val="SourceCode"/>
        <w:rPr>
          <w:rFonts w:asciiTheme="majorHAnsi" w:hAnsiTheme="majorHAnsi" w:cstheme="majorHAnsi"/>
          <w:sz w:val="22"/>
        </w:rPr>
      </w:pPr>
      <w:r w:rsidRPr="00013BB9">
        <w:rPr>
          <w:rStyle w:val="VerbatimChar"/>
          <w:rFonts w:asciiTheme="majorHAnsi" w:hAnsiTheme="majorHAnsi" w:cstheme="majorHAnsi"/>
          <w:sz w:val="20"/>
        </w:rPr>
        <w:t>INPUT:  Sensor dataset D = {(x(t), y(t))}, population size N_pop, generations G_max</w:t>
      </w:r>
      <w:r w:rsidRPr="00013BB9">
        <w:rPr>
          <w:rFonts w:asciiTheme="majorHAnsi" w:hAnsiTheme="majorHAnsi" w:cstheme="majorHAnsi"/>
          <w:sz w:val="22"/>
        </w:rPr>
        <w:br/>
      </w:r>
      <w:r w:rsidRPr="00013BB9">
        <w:rPr>
          <w:rStyle w:val="VerbatimChar"/>
          <w:rFonts w:asciiTheme="majorHAnsi" w:hAnsiTheme="majorHAnsi" w:cstheme="majorHAnsi"/>
          <w:sz w:val="20"/>
        </w:rPr>
        <w:t>OUTPUT: Pareto-optimal architecture set A*</w:t>
      </w:r>
      <w:r w:rsidRPr="00013BB9">
        <w:rPr>
          <w:rFonts w:asciiTheme="majorHAnsi" w:hAnsiTheme="majorHAnsi" w:cstheme="majorHAnsi"/>
          <w:sz w:val="22"/>
        </w:rPr>
        <w:br/>
      </w:r>
      <w:r w:rsidRPr="00013BB9">
        <w:rPr>
          <w:rFonts w:asciiTheme="majorHAnsi" w:hAnsiTheme="majorHAnsi" w:cstheme="majorHAnsi"/>
          <w:sz w:val="22"/>
        </w:rPr>
        <w:br/>
      </w:r>
      <w:r w:rsidRPr="00013BB9">
        <w:rPr>
          <w:rStyle w:val="VerbatimChar"/>
          <w:rFonts w:asciiTheme="majorHAnsi" w:hAnsiTheme="majorHAnsi" w:cstheme="majorHAnsi"/>
          <w:sz w:val="20"/>
        </w:rPr>
        <w:t>Initialize population P = {g_1, ..., g_{N_pop}} randomly from search space A</w:t>
      </w:r>
      <w:r w:rsidRPr="00013BB9">
        <w:rPr>
          <w:rFonts w:asciiTheme="majorHAnsi" w:hAnsiTheme="majorHAnsi" w:cstheme="majorHAnsi"/>
          <w:sz w:val="22"/>
        </w:rPr>
        <w:br/>
      </w:r>
      <w:r w:rsidRPr="00013BB9">
        <w:rPr>
          <w:rStyle w:val="VerbatimChar"/>
          <w:rFonts w:asciiTheme="majorHAnsi" w:hAnsiTheme="majorHAnsi" w:cstheme="majorHAnsi"/>
          <w:sz w:val="20"/>
        </w:rPr>
        <w:t>Evaluate F(alpha_i) for all i in parallel (train and evaluate each architecture)</w:t>
      </w:r>
      <w:r w:rsidRPr="00013BB9">
        <w:rPr>
          <w:rFonts w:asciiTheme="majorHAnsi" w:hAnsiTheme="majorHAnsi" w:cstheme="majorHAnsi"/>
          <w:sz w:val="22"/>
        </w:rPr>
        <w:br/>
      </w:r>
      <w:r w:rsidRPr="00013BB9">
        <w:rPr>
          <w:rStyle w:val="VerbatimChar"/>
          <w:rFonts w:asciiTheme="majorHAnsi" w:hAnsiTheme="majorHAnsi" w:cstheme="majorHAnsi"/>
          <w:sz w:val="20"/>
        </w:rPr>
        <w:t>Set Pareto front PF = non-dominated_sort(P)</w:t>
      </w:r>
      <w:r w:rsidRPr="00013BB9">
        <w:rPr>
          <w:rFonts w:asciiTheme="majorHAnsi" w:hAnsiTheme="majorHAnsi" w:cstheme="majorHAnsi"/>
          <w:sz w:val="22"/>
        </w:rPr>
        <w:br/>
      </w:r>
      <w:r w:rsidRPr="00013BB9">
        <w:rPr>
          <w:rFonts w:asciiTheme="majorHAnsi" w:hAnsiTheme="majorHAnsi" w:cstheme="majorHAnsi"/>
          <w:sz w:val="22"/>
        </w:rPr>
        <w:br/>
      </w:r>
      <w:r w:rsidRPr="00013BB9">
        <w:rPr>
          <w:rStyle w:val="VerbatimChar"/>
          <w:rFonts w:asciiTheme="majorHAnsi" w:hAnsiTheme="majorHAnsi" w:cstheme="majorHAnsi"/>
          <w:sz w:val="20"/>
        </w:rPr>
        <w:t>FOR gen = 1 TO G_max DO</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 Selection</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parents = tournament_selection(PF, size=N_pop/2)</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 Crossover (uniform crossover on architecture chromosomes)</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offspring = crossover(parents)</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 Mutation (random perturbation of discrete/continuous hyperparameters)</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offspring = mutate(offspring, p_mut=0.15)</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 Evaluation</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FOR each alpha in offspring DO</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Train Fuzzy-CNN-GRU(alpha) on D_train</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Evaluate [L_val(alpha), C(alpha)] on D_val</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END FOR</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 Environmental selection (NSGA-II)</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P_combined = P </w:t>
      </w:r>
      <w:r w:rsidRPr="00013BB9">
        <w:rPr>
          <w:rStyle w:val="VerbatimChar"/>
          <w:rFonts w:ascii="Cambria Math" w:hAnsi="Cambria Math" w:cs="Cambria Math"/>
          <w:sz w:val="20"/>
        </w:rPr>
        <w:t>∪</w:t>
      </w:r>
      <w:r w:rsidRPr="00013BB9">
        <w:rPr>
          <w:rStyle w:val="VerbatimChar"/>
          <w:rFonts w:asciiTheme="majorHAnsi" w:hAnsiTheme="majorHAnsi" w:cstheme="majorHAnsi"/>
          <w:sz w:val="20"/>
        </w:rPr>
        <w:t xml:space="preserve"> offspring</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PF = NSGA-II_selection(P_combined, size=N_pop)</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 PSO phase for continuous hyperparameter refinement</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FOR each elite alpha in top_10%(PF) DO</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lambda = PSO_optimize(alpha, D_val, swarm_size=30, T_PSO=50)</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Update weights of Fuzzy-CNN-GRU(alpha) with lambda</w:t>
      </w:r>
      <w:r w:rsidRPr="00013BB9">
        <w:rPr>
          <w:rFonts w:asciiTheme="majorHAnsi" w:hAnsiTheme="majorHAnsi" w:cstheme="majorHAnsi"/>
          <w:sz w:val="22"/>
        </w:rPr>
        <w:br/>
      </w:r>
      <w:r w:rsidRPr="00013BB9">
        <w:rPr>
          <w:rStyle w:val="VerbatimChar"/>
          <w:rFonts w:asciiTheme="majorHAnsi" w:hAnsiTheme="majorHAnsi" w:cstheme="majorHAnsi"/>
          <w:sz w:val="20"/>
        </w:rPr>
        <w:lastRenderedPageBreak/>
        <w:t xml:space="preserve">    END FOR</w:t>
      </w:r>
      <w:r w:rsidRPr="00013BB9">
        <w:rPr>
          <w:rFonts w:asciiTheme="majorHAnsi" w:hAnsiTheme="majorHAnsi" w:cstheme="majorHAnsi"/>
          <w:sz w:val="22"/>
        </w:rPr>
        <w:br/>
      </w:r>
      <w:r w:rsidRPr="00013BB9">
        <w:rPr>
          <w:rStyle w:val="VerbatimChar"/>
          <w:rFonts w:asciiTheme="majorHAnsi" w:hAnsiTheme="majorHAnsi" w:cstheme="majorHAnsi"/>
          <w:sz w:val="20"/>
        </w:rPr>
        <w:t>END FOR</w:t>
      </w:r>
      <w:r w:rsidRPr="00013BB9">
        <w:rPr>
          <w:rFonts w:asciiTheme="majorHAnsi" w:hAnsiTheme="majorHAnsi" w:cstheme="majorHAnsi"/>
          <w:sz w:val="22"/>
        </w:rPr>
        <w:br/>
      </w:r>
      <w:r w:rsidRPr="00013BB9">
        <w:rPr>
          <w:rFonts w:asciiTheme="majorHAnsi" w:hAnsiTheme="majorHAnsi" w:cstheme="majorHAnsi"/>
          <w:sz w:val="22"/>
        </w:rPr>
        <w:br/>
      </w:r>
      <w:r w:rsidRPr="00013BB9">
        <w:rPr>
          <w:rStyle w:val="VerbatimChar"/>
          <w:rFonts w:asciiTheme="majorHAnsi" w:hAnsiTheme="majorHAnsi" w:cstheme="majorHAnsi"/>
          <w:sz w:val="20"/>
        </w:rPr>
        <w:t>RETURN A* = PF</w:t>
      </w:r>
    </w:p>
    <w:p w14:paraId="5E3FC125" w14:textId="77777777" w:rsidR="00DA5D38" w:rsidRPr="00013BB9" w:rsidRDefault="009A23FC">
      <w:pPr>
        <w:pStyle w:val="Heading4"/>
        <w:rPr>
          <w:rFonts w:cstheme="majorHAnsi"/>
          <w:color w:val="auto"/>
        </w:rPr>
      </w:pPr>
      <w:bookmarkStart w:id="69" w:name="a.4-intra-subject-variability-modeling"/>
      <w:bookmarkEnd w:id="67"/>
      <w:commentRangeStart w:id="70"/>
      <w:r w:rsidRPr="00013BB9">
        <w:rPr>
          <w:rFonts w:cstheme="majorHAnsi"/>
          <w:color w:val="auto"/>
        </w:rPr>
        <w:t>9.A.4 Intra-Subject Variability Modeling</w:t>
      </w:r>
      <w:commentRangeEnd w:id="70"/>
      <w:r w:rsidR="00A526ED">
        <w:rPr>
          <w:rStyle w:val="CommentReference"/>
          <w:rFonts w:asciiTheme="minorHAnsi" w:eastAsia="SimSun" w:hAnsiTheme="minorHAnsi" w:cstheme="minorBidi"/>
          <w:bCs w:val="0"/>
          <w:i w:val="0"/>
          <w:color w:val="auto"/>
        </w:rPr>
        <w:commentReference w:id="70"/>
      </w:r>
    </w:p>
    <w:p w14:paraId="4EE18474"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 xml:space="preserve">To model intra-subject variability, gait cycles are clustered into </w:t>
      </w:r>
      <m:oMath>
        <m:r>
          <w:rPr>
            <w:rFonts w:ascii="Cambria Math" w:hAnsi="Cambria Math" w:cstheme="majorHAnsi"/>
          </w:rPr>
          <m:t>C</m:t>
        </m:r>
      </m:oMath>
      <w:r w:rsidRPr="00013BB9">
        <w:rPr>
          <w:rFonts w:asciiTheme="majorHAnsi" w:hAnsiTheme="majorHAnsi" w:cstheme="majorHAnsi"/>
        </w:rPr>
        <w:t xml:space="preserve"> variability modes using a Gaussian Mixture Model (GMM):</w:t>
      </w:r>
    </w:p>
    <w:p w14:paraId="3CA33214" w14:textId="77777777" w:rsidR="00DA5D38" w:rsidRPr="00013BB9" w:rsidRDefault="009A23FC">
      <w:pPr>
        <w:pStyle w:val="BodyText"/>
        <w:rPr>
          <w:rFonts w:asciiTheme="majorHAnsi" w:hAnsiTheme="majorHAnsi" w:cstheme="majorHAnsi"/>
        </w:rPr>
      </w:pPr>
      <m:oMathPara>
        <m:oMathParaPr>
          <m:jc m:val="center"/>
        </m:oMathParaPr>
        <m:oMath>
          <m:r>
            <w:rPr>
              <w:rFonts w:ascii="Cambria Math" w:hAnsi="Cambria Math" w:cstheme="majorHAnsi"/>
            </w:rPr>
            <m:t>p</m:t>
          </m:r>
          <m:d>
            <m:dPr>
              <m:ctrlPr>
                <w:rPr>
                  <w:rFonts w:ascii="Cambria Math" w:hAnsi="Cambria Math" w:cstheme="majorHAnsi"/>
                </w:rPr>
              </m:ctrlPr>
            </m:dPr>
            <m:e>
              <m:r>
                <m:rPr>
                  <m:sty m:val="b"/>
                </m:rPr>
                <w:rPr>
                  <w:rFonts w:ascii="Cambria Math" w:hAnsi="Cambria Math" w:cstheme="majorHAnsi"/>
                </w:rPr>
                <m:t>x</m:t>
              </m:r>
            </m:e>
          </m:d>
          <m:r>
            <m:rPr>
              <m:sty m:val="p"/>
            </m:rPr>
            <w:rPr>
              <w:rFonts w:ascii="Cambria Math" w:hAnsi="Cambria Math" w:cstheme="majorHAnsi"/>
            </w:rPr>
            <m:t>=</m:t>
          </m:r>
          <m:nary>
            <m:naryPr>
              <m:chr m:val="∑"/>
              <m:limLoc m:val="undOvr"/>
              <m:ctrlPr>
                <w:rPr>
                  <w:rFonts w:ascii="Cambria Math" w:hAnsi="Cambria Math" w:cstheme="majorHAnsi"/>
                </w:rPr>
              </m:ctrlPr>
            </m:naryPr>
            <m:sub>
              <m:r>
                <w:rPr>
                  <w:rFonts w:ascii="Cambria Math" w:hAnsi="Cambria Math" w:cstheme="majorHAnsi"/>
                </w:rPr>
                <m:t>c</m:t>
              </m:r>
              <m:r>
                <m:rPr>
                  <m:sty m:val="p"/>
                </m:rPr>
                <w:rPr>
                  <w:rFonts w:ascii="Cambria Math" w:hAnsi="Cambria Math" w:cstheme="majorHAnsi"/>
                </w:rPr>
                <m:t>=</m:t>
              </m:r>
              <m:r>
                <w:rPr>
                  <w:rFonts w:ascii="Cambria Math" w:hAnsi="Cambria Math" w:cstheme="majorHAnsi"/>
                </w:rPr>
                <m:t>1</m:t>
              </m:r>
            </m:sub>
            <m:sup>
              <m:r>
                <w:rPr>
                  <w:rFonts w:ascii="Cambria Math" w:hAnsi="Cambria Math" w:cstheme="majorHAnsi"/>
                </w:rPr>
                <m:t>C</m:t>
              </m:r>
            </m:sup>
            <m:e>
              <m:sSub>
                <m:sSubPr>
                  <m:ctrlPr>
                    <w:rPr>
                      <w:rFonts w:ascii="Cambria Math" w:hAnsi="Cambria Math" w:cstheme="majorHAnsi"/>
                    </w:rPr>
                  </m:ctrlPr>
                </m:sSubPr>
                <m:e>
                  <m:r>
                    <w:rPr>
                      <w:rFonts w:ascii="Cambria Math" w:hAnsi="Cambria Math" w:cstheme="majorHAnsi"/>
                    </w:rPr>
                    <m:t>π</m:t>
                  </m:r>
                </m:e>
                <m:sub>
                  <m:r>
                    <w:rPr>
                      <w:rFonts w:ascii="Cambria Math" w:hAnsi="Cambria Math" w:cstheme="majorHAnsi"/>
                    </w:rPr>
                    <m:t>c</m:t>
                  </m:r>
                </m:sub>
              </m:sSub>
            </m:e>
          </m:nary>
          <m:r>
            <w:rPr>
              <w:rFonts w:ascii="Cambria Math" w:hAnsi="Cambria Math" w:cstheme="majorHAnsi"/>
            </w:rPr>
            <m:t> </m:t>
          </m:r>
          <m:r>
            <m:rPr>
              <m:scr m:val="script"/>
              <m:sty m:val="p"/>
            </m:rPr>
            <w:rPr>
              <w:rFonts w:ascii="Cambria Math" w:hAnsi="Cambria Math" w:cstheme="majorHAnsi"/>
            </w:rPr>
            <m:t>N</m:t>
          </m:r>
          <m:d>
            <m:dPr>
              <m:ctrlPr>
                <w:rPr>
                  <w:rFonts w:ascii="Cambria Math" w:hAnsi="Cambria Math" w:cstheme="majorHAnsi"/>
                </w:rPr>
              </m:ctrlPr>
            </m:dPr>
            <m:e>
              <m:r>
                <m:rPr>
                  <m:sty m:val="b"/>
                </m:rPr>
                <w:rPr>
                  <w:rFonts w:ascii="Cambria Math" w:hAnsi="Cambria Math" w:cstheme="majorHAnsi"/>
                </w:rPr>
                <m:t>x</m:t>
              </m:r>
              <m:r>
                <m:rPr>
                  <m:sty m:val="p"/>
                </m:rPr>
                <w:rPr>
                  <w:rFonts w:ascii="Cambria Math" w:hAnsi="Cambria Math" w:cstheme="majorHAnsi"/>
                </w:rPr>
                <m:t>;</m:t>
              </m:r>
              <m:r>
                <w:rPr>
                  <w:rFonts w:ascii="Cambria Math" w:hAnsi="Cambria Math" w:cstheme="majorHAnsi"/>
                </w:rPr>
                <m:t> </m:t>
              </m:r>
              <m:sSub>
                <m:sSubPr>
                  <m:ctrlPr>
                    <w:rPr>
                      <w:rFonts w:ascii="Cambria Math" w:hAnsi="Cambria Math" w:cstheme="majorHAnsi"/>
                    </w:rPr>
                  </m:ctrlPr>
                </m:sSubPr>
                <m:e>
                  <m:r>
                    <m:rPr>
                      <m:sty m:val="b"/>
                    </m:rPr>
                    <w:rPr>
                      <w:rFonts w:ascii="Cambria Math" w:hAnsi="Cambria Math" w:cstheme="majorHAnsi"/>
                    </w:rPr>
                    <m:t>μ</m:t>
                  </m:r>
                </m:e>
                <m:sub>
                  <m:r>
                    <w:rPr>
                      <w:rFonts w:ascii="Cambria Math" w:hAnsi="Cambria Math" w:cstheme="majorHAnsi"/>
                    </w:rPr>
                    <m:t>c</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Σ</m:t>
                  </m:r>
                </m:e>
                <m:sub>
                  <m:r>
                    <w:rPr>
                      <w:rFonts w:ascii="Cambria Math" w:hAnsi="Cambria Math" w:cstheme="majorHAnsi"/>
                    </w:rPr>
                    <m:t>c</m:t>
                  </m:r>
                </m:sub>
              </m:sSub>
            </m:e>
          </m:d>
        </m:oMath>
      </m:oMathPara>
    </w:p>
    <w:p w14:paraId="5BC4FE3C"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 xml:space="preserve">The parameters </w:t>
      </w:r>
      <m:oMath>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π</m:t>
            </m:r>
          </m:e>
          <m:sub>
            <m:r>
              <w:rPr>
                <w:rFonts w:ascii="Cambria Math" w:hAnsi="Cambria Math" w:cstheme="majorHAnsi"/>
              </w:rPr>
              <m:t>c</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μ</m:t>
            </m:r>
          </m:e>
          <m:sub>
            <m:r>
              <w:rPr>
                <w:rFonts w:ascii="Cambria Math" w:hAnsi="Cambria Math" w:cstheme="majorHAnsi"/>
              </w:rPr>
              <m:t>c</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Σ</m:t>
            </m:r>
          </m:e>
          <m:sub>
            <m:r>
              <w:rPr>
                <w:rFonts w:ascii="Cambria Math" w:hAnsi="Cambria Math" w:cstheme="majorHAnsi"/>
              </w:rPr>
              <m:t>c</m:t>
            </m:r>
          </m:sub>
        </m:sSub>
        <m:sSubSup>
          <m:sSubSupPr>
            <m:ctrlPr>
              <w:rPr>
                <w:rFonts w:ascii="Cambria Math" w:hAnsi="Cambria Math" w:cstheme="majorHAnsi"/>
              </w:rPr>
            </m:ctrlPr>
          </m:sSubSupPr>
          <m:e>
            <m:r>
              <m:rPr>
                <m:sty m:val="p"/>
              </m:rPr>
              <w:rPr>
                <w:rFonts w:ascii="Cambria Math" w:hAnsi="Cambria Math" w:cstheme="majorHAnsi"/>
              </w:rPr>
              <m:t>}</m:t>
            </m:r>
          </m:e>
          <m:sub>
            <m:r>
              <w:rPr>
                <w:rFonts w:ascii="Cambria Math" w:hAnsi="Cambria Math" w:cstheme="majorHAnsi"/>
              </w:rPr>
              <m:t>c</m:t>
            </m:r>
            <m:r>
              <m:rPr>
                <m:sty m:val="p"/>
              </m:rPr>
              <w:rPr>
                <w:rFonts w:ascii="Cambria Math" w:hAnsi="Cambria Math" w:cstheme="majorHAnsi"/>
              </w:rPr>
              <m:t>=</m:t>
            </m:r>
            <m:r>
              <w:rPr>
                <w:rFonts w:ascii="Cambria Math" w:hAnsi="Cambria Math" w:cstheme="majorHAnsi"/>
              </w:rPr>
              <m:t>1</m:t>
            </m:r>
          </m:sub>
          <m:sup>
            <m:r>
              <w:rPr>
                <w:rFonts w:ascii="Cambria Math" w:hAnsi="Cambria Math" w:cstheme="majorHAnsi"/>
              </w:rPr>
              <m:t>C</m:t>
            </m:r>
          </m:sup>
        </m:sSubSup>
      </m:oMath>
      <w:r w:rsidRPr="00013BB9">
        <w:rPr>
          <w:rFonts w:asciiTheme="majorHAnsi" w:hAnsiTheme="majorHAnsi" w:cstheme="majorHAnsi"/>
        </w:rPr>
        <w:t xml:space="preserve"> are estimated via Expectation-Maximization (EM) on a per-subject, per-session basis. Online Bayesian updating propagates evidence from new gait cycles to the posterior:</w:t>
      </w:r>
    </w:p>
    <w:p w14:paraId="2F5A1CE3" w14:textId="77777777" w:rsidR="00DA5D38" w:rsidRPr="00013BB9" w:rsidRDefault="009A23FC">
      <w:pPr>
        <w:pStyle w:val="BodyText"/>
        <w:rPr>
          <w:rFonts w:asciiTheme="majorHAnsi" w:hAnsiTheme="majorHAnsi" w:cstheme="majorHAnsi"/>
        </w:rPr>
      </w:pPr>
      <m:oMathPara>
        <m:oMathParaPr>
          <m:jc m:val="center"/>
        </m:oMathParaPr>
        <m:oMath>
          <m:r>
            <w:rPr>
              <w:rFonts w:ascii="Cambria Math" w:hAnsi="Cambria Math" w:cstheme="majorHAnsi"/>
            </w:rPr>
            <m:t>p</m:t>
          </m:r>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θ</m:t>
                  </m:r>
                </m:e>
                <m:sub>
                  <m:r>
                    <w:rPr>
                      <w:rFonts w:ascii="Cambria Math" w:hAnsi="Cambria Math" w:cstheme="majorHAnsi"/>
                    </w:rPr>
                    <m:t>c</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x</m:t>
                  </m:r>
                </m:e>
                <m:sub>
                  <m:r>
                    <w:rPr>
                      <w:rFonts w:ascii="Cambria Math" w:hAnsi="Cambria Math" w:cstheme="majorHAnsi"/>
                    </w:rPr>
                    <m:t>1</m:t>
                  </m:r>
                  <m:r>
                    <m:rPr>
                      <m:sty m:val="p"/>
                    </m:rPr>
                    <w:rPr>
                      <w:rFonts w:ascii="Cambria Math" w:hAnsi="Cambria Math" w:cstheme="majorHAnsi"/>
                    </w:rPr>
                    <m:t>:</m:t>
                  </m:r>
                  <m:r>
                    <w:rPr>
                      <w:rFonts w:ascii="Cambria Math" w:hAnsi="Cambria Math" w:cstheme="majorHAnsi"/>
                    </w:rPr>
                    <m:t>t</m:t>
                  </m:r>
                </m:sub>
              </m:sSub>
            </m:e>
          </m:d>
          <m:r>
            <m:rPr>
              <m:sty m:val="p"/>
            </m:rPr>
            <w:rPr>
              <w:rFonts w:ascii="Cambria Math" w:hAnsi="Cambria Math" w:cstheme="majorHAnsi"/>
            </w:rPr>
            <m:t>∝</m:t>
          </m:r>
          <m:r>
            <w:rPr>
              <w:rFonts w:ascii="Cambria Math" w:hAnsi="Cambria Math" w:cstheme="majorHAnsi"/>
            </w:rPr>
            <m:t>p</m:t>
          </m:r>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x</m:t>
                  </m:r>
                </m:e>
                <m:sub>
                  <m:r>
                    <w:rPr>
                      <w:rFonts w:ascii="Cambria Math" w:hAnsi="Cambria Math" w:cstheme="majorHAnsi"/>
                    </w:rPr>
                    <m:t>t</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θ</m:t>
                  </m:r>
                </m:e>
                <m:sub>
                  <m:r>
                    <w:rPr>
                      <w:rFonts w:ascii="Cambria Math" w:hAnsi="Cambria Math" w:cstheme="majorHAnsi"/>
                    </w:rPr>
                    <m:t>c</m:t>
                  </m:r>
                </m:sub>
              </m:sSub>
            </m:e>
          </m:d>
          <m:r>
            <w:rPr>
              <w:rFonts w:ascii="Cambria Math" w:hAnsi="Cambria Math" w:cstheme="majorHAnsi"/>
            </w:rPr>
            <m:t> p</m:t>
          </m:r>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θ</m:t>
                  </m:r>
                </m:e>
                <m:sub>
                  <m:r>
                    <w:rPr>
                      <w:rFonts w:ascii="Cambria Math" w:hAnsi="Cambria Math" w:cstheme="majorHAnsi"/>
                    </w:rPr>
                    <m:t>c</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x</m:t>
                  </m:r>
                </m:e>
                <m:sub>
                  <m:r>
                    <w:rPr>
                      <w:rFonts w:ascii="Cambria Math" w:hAnsi="Cambria Math" w:cstheme="majorHAnsi"/>
                    </w:rPr>
                    <m:t>1</m:t>
                  </m:r>
                  <m:r>
                    <m:rPr>
                      <m:sty m:val="p"/>
                    </m:rPr>
                    <w:rPr>
                      <w:rFonts w:ascii="Cambria Math" w:hAnsi="Cambria Math" w:cstheme="majorHAnsi"/>
                    </w:rPr>
                    <m:t>:</m:t>
                  </m:r>
                  <m:r>
                    <w:rPr>
                      <w:rFonts w:ascii="Cambria Math" w:hAnsi="Cambria Math" w:cstheme="majorHAnsi"/>
                    </w:rPr>
                    <m:t>t</m:t>
                  </m:r>
                  <m:r>
                    <m:rPr>
                      <m:sty m:val="p"/>
                    </m:rPr>
                    <w:rPr>
                      <w:rFonts w:ascii="Cambria Math" w:hAnsi="Cambria Math" w:cstheme="majorHAnsi"/>
                    </w:rPr>
                    <m:t>-</m:t>
                  </m:r>
                  <m:r>
                    <w:rPr>
                      <w:rFonts w:ascii="Cambria Math" w:hAnsi="Cambria Math" w:cstheme="majorHAnsi"/>
                    </w:rPr>
                    <m:t>1</m:t>
                  </m:r>
                </m:sub>
              </m:sSub>
            </m:e>
          </m:d>
        </m:oMath>
      </m:oMathPara>
    </w:p>
    <w:p w14:paraId="2F13092E"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This variability model feeds an anticipatory mechanism that pre-adjusts the trajectory generator and controller parameters based on predicted upcoming gait state transitions.</w:t>
      </w:r>
    </w:p>
    <w:p w14:paraId="085405F4" w14:textId="77777777" w:rsidR="00DA5D38" w:rsidRPr="00013BB9" w:rsidRDefault="00DA5D38">
      <w:pPr>
        <w:rPr>
          <w:rFonts w:asciiTheme="majorHAnsi" w:hAnsiTheme="majorHAnsi" w:cstheme="majorHAnsi"/>
        </w:rPr>
      </w:pPr>
    </w:p>
    <w:p w14:paraId="1A7505C2" w14:textId="77777777" w:rsidR="00DA5D38" w:rsidRPr="00013BB9" w:rsidRDefault="009A23FC">
      <w:pPr>
        <w:pStyle w:val="Heading3"/>
        <w:rPr>
          <w:rFonts w:cstheme="majorHAnsi"/>
          <w:color w:val="auto"/>
        </w:rPr>
      </w:pPr>
      <w:bookmarkStart w:id="71" w:name="X64b4f3bac90f795c8edaf5f82f28661c8c16006"/>
      <w:bookmarkEnd w:id="48"/>
      <w:bookmarkEnd w:id="69"/>
      <w:r w:rsidRPr="00013BB9">
        <w:rPr>
          <w:rFonts w:cstheme="majorHAnsi"/>
          <w:color w:val="auto"/>
        </w:rPr>
        <w:t>9(B) Mid-Level Optimization: Trajectory Generation</w:t>
      </w:r>
    </w:p>
    <w:p w14:paraId="166AAC16" w14:textId="77777777" w:rsidR="00DA5D38" w:rsidRPr="00013BB9" w:rsidRDefault="009A23FC">
      <w:pPr>
        <w:pStyle w:val="Heading4"/>
        <w:rPr>
          <w:rFonts w:cstheme="majorHAnsi"/>
          <w:color w:val="auto"/>
        </w:rPr>
      </w:pPr>
      <w:bookmarkStart w:id="72" w:name="X49bab323997d1002e039388f45df1e6f6c1becd"/>
      <w:r w:rsidRPr="00013BB9">
        <w:rPr>
          <w:rFonts w:cstheme="majorHAnsi"/>
          <w:color w:val="auto"/>
        </w:rPr>
        <w:t>9.B.1 Normalized Vertical Ground Reaction Force (NvGRF) Modeling</w:t>
      </w:r>
    </w:p>
    <w:p w14:paraId="15587BD8"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Vertical ground reaction forces (vGRF) provide the canonical biomechanical signature of gait sub-phases (heel-strike, flat-foot, heel-off, toe-off). From plantar pressure insoles, the discrete vGRF proxy is:</w:t>
      </w:r>
    </w:p>
    <w:p w14:paraId="7E93DB9E" w14:textId="77777777" w:rsidR="00DA5D38" w:rsidRPr="00013BB9" w:rsidRDefault="00AD3D5C">
      <w:pPr>
        <w:pStyle w:val="BodyText"/>
        <w:rPr>
          <w:rFonts w:asciiTheme="majorHAnsi" w:hAnsiTheme="majorHAnsi" w:cstheme="majorHAnsi"/>
        </w:rPr>
      </w:pPr>
      <m:oMathPara>
        <m:oMathParaPr>
          <m:jc m:val="center"/>
        </m:oMathParaPr>
        <m:oMath>
          <m:sSub>
            <m:sSubPr>
              <m:ctrlPr>
                <w:rPr>
                  <w:rFonts w:ascii="Cambria Math" w:hAnsi="Cambria Math" w:cstheme="majorHAnsi"/>
                </w:rPr>
              </m:ctrlPr>
            </m:sSubPr>
            <m:e>
              <m:r>
                <w:rPr>
                  <w:rFonts w:ascii="Cambria Math" w:hAnsi="Cambria Math" w:cstheme="majorHAnsi"/>
                </w:rPr>
                <m:t>F</m:t>
              </m:r>
            </m:e>
            <m:sub>
              <m:r>
                <w:rPr>
                  <w:rFonts w:ascii="Cambria Math" w:hAnsi="Cambria Math" w:cstheme="majorHAnsi"/>
                </w:rPr>
                <m:t>v</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nary>
            <m:naryPr>
              <m:chr m:val="∑"/>
              <m:limLoc m:val="undOvr"/>
              <m:ctrlPr>
                <w:rPr>
                  <w:rFonts w:ascii="Cambria Math" w:hAnsi="Cambria Math" w:cstheme="majorHAnsi"/>
                </w:rPr>
              </m:ctrlPr>
            </m:naryPr>
            <m:sub>
              <m:r>
                <w:rPr>
                  <w:rFonts w:ascii="Cambria Math" w:hAnsi="Cambria Math" w:cstheme="majorHAnsi"/>
                </w:rPr>
                <m:t>j</m:t>
              </m:r>
              <m:r>
                <m:rPr>
                  <m:sty m:val="p"/>
                </m:rPr>
                <w:rPr>
                  <w:rFonts w:ascii="Cambria Math" w:hAnsi="Cambria Math" w:cstheme="majorHAnsi"/>
                </w:rPr>
                <m:t>=</m:t>
              </m:r>
              <m:r>
                <w:rPr>
                  <w:rFonts w:ascii="Cambria Math" w:hAnsi="Cambria Math" w:cstheme="majorHAnsi"/>
                </w:rPr>
                <m:t>1</m:t>
              </m:r>
            </m:sub>
            <m:sup>
              <m:r>
                <w:rPr>
                  <w:rFonts w:ascii="Cambria Math" w:hAnsi="Cambria Math" w:cstheme="majorHAnsi"/>
                </w:rPr>
                <m:t>16</m:t>
              </m:r>
            </m:sup>
            <m:e>
              <m:sSub>
                <m:sSubPr>
                  <m:ctrlPr>
                    <w:rPr>
                      <w:rFonts w:ascii="Cambria Math" w:hAnsi="Cambria Math" w:cstheme="majorHAnsi"/>
                    </w:rPr>
                  </m:ctrlPr>
                </m:sSubPr>
                <m:e>
                  <m:r>
                    <w:rPr>
                      <w:rFonts w:ascii="Cambria Math" w:hAnsi="Cambria Math" w:cstheme="majorHAnsi"/>
                    </w:rPr>
                    <m:t>A</m:t>
                  </m:r>
                </m:e>
                <m:sub>
                  <m:r>
                    <w:rPr>
                      <w:rFonts w:ascii="Cambria Math" w:hAnsi="Cambria Math" w:cstheme="majorHAnsi"/>
                    </w:rPr>
                    <m:t>j</m:t>
                  </m:r>
                </m:sub>
              </m:sSub>
            </m:e>
          </m:nary>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P</m:t>
              </m:r>
            </m:e>
            <m:sub>
              <m:r>
                <w:rPr>
                  <w:rFonts w:ascii="Cambria Math" w:hAnsi="Cambria Math" w:cstheme="majorHAnsi"/>
                </w:rPr>
                <m:t>j</m:t>
              </m:r>
            </m:sub>
          </m:sSub>
          <m:d>
            <m:dPr>
              <m:ctrlPr>
                <w:rPr>
                  <w:rFonts w:ascii="Cambria Math" w:hAnsi="Cambria Math" w:cstheme="majorHAnsi"/>
                </w:rPr>
              </m:ctrlPr>
            </m:dPr>
            <m:e>
              <m:r>
                <w:rPr>
                  <w:rFonts w:ascii="Cambria Math" w:hAnsi="Cambria Math" w:cstheme="majorHAnsi"/>
                </w:rPr>
                <m:t>t</m:t>
              </m:r>
            </m:e>
          </m:d>
        </m:oMath>
      </m:oMathPara>
    </w:p>
    <w:p w14:paraId="095D278D"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 xml:space="preserve">where </w:t>
      </w:r>
      <m:oMath>
        <m:sSub>
          <m:sSubPr>
            <m:ctrlPr>
              <w:rPr>
                <w:rFonts w:ascii="Cambria Math" w:hAnsi="Cambria Math" w:cstheme="majorHAnsi"/>
              </w:rPr>
            </m:ctrlPr>
          </m:sSubPr>
          <m:e>
            <m:r>
              <w:rPr>
                <w:rFonts w:ascii="Cambria Math" w:hAnsi="Cambria Math" w:cstheme="majorHAnsi"/>
              </w:rPr>
              <m:t>A</m:t>
            </m:r>
          </m:e>
          <m:sub>
            <m:r>
              <w:rPr>
                <w:rFonts w:ascii="Cambria Math" w:hAnsi="Cambria Math" w:cstheme="majorHAnsi"/>
              </w:rPr>
              <m:t>j</m:t>
            </m:r>
          </m:sub>
        </m:sSub>
      </m:oMath>
      <w:r w:rsidRPr="00013BB9">
        <w:rPr>
          <w:rFonts w:asciiTheme="majorHAnsi" w:hAnsiTheme="majorHAnsi" w:cstheme="majorHAnsi"/>
        </w:rPr>
        <w:t xml:space="preserve"> is the effective area of the </w:t>
      </w:r>
      <m:oMath>
        <m:r>
          <w:rPr>
            <w:rFonts w:ascii="Cambria Math" w:hAnsi="Cambria Math" w:cstheme="majorHAnsi"/>
          </w:rPr>
          <m:t>j</m:t>
        </m:r>
      </m:oMath>
      <w:r w:rsidRPr="00013BB9">
        <w:rPr>
          <w:rFonts w:asciiTheme="majorHAnsi" w:hAnsiTheme="majorHAnsi" w:cstheme="majorHAnsi"/>
        </w:rPr>
        <w:t xml:space="preserve">-th pressure sensing element. Normalization by body weight </w:t>
      </w:r>
      <m:oMath>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b</m:t>
            </m:r>
          </m:sub>
        </m:sSub>
      </m:oMath>
      <w:r w:rsidRPr="00013BB9">
        <w:rPr>
          <w:rFonts w:asciiTheme="majorHAnsi" w:hAnsiTheme="majorHAnsi" w:cstheme="majorHAnsi"/>
        </w:rPr>
        <w:t xml:space="preserve"> yields:</w:t>
      </w:r>
    </w:p>
    <w:p w14:paraId="55C2F61B" w14:textId="77777777" w:rsidR="00DA5D38" w:rsidRPr="00013BB9" w:rsidRDefault="00AD3D5C">
      <w:pPr>
        <w:pStyle w:val="BodyText"/>
        <w:rPr>
          <w:rFonts w:asciiTheme="majorHAnsi" w:hAnsiTheme="majorHAnsi" w:cstheme="majorHAnsi"/>
        </w:rPr>
      </w:pPr>
      <m:oMathPara>
        <m:oMathParaPr>
          <m:jc m:val="center"/>
        </m:oMathParaPr>
        <m:oMath>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F</m:t>
                  </m:r>
                </m:e>
              </m:acc>
            </m:e>
            <m:sub>
              <m:r>
                <w:rPr>
                  <w:rFonts w:ascii="Cambria Math" w:hAnsi="Cambria Math" w:cstheme="majorHAnsi"/>
                </w:rPr>
                <m:t>v</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f>
            <m:fPr>
              <m:ctrlPr>
                <w:rPr>
                  <w:rFonts w:ascii="Cambria Math" w:hAnsi="Cambria Math" w:cstheme="majorHAnsi"/>
                </w:rPr>
              </m:ctrlPr>
            </m:fPr>
            <m:num>
              <m:sSub>
                <m:sSubPr>
                  <m:ctrlPr>
                    <w:rPr>
                      <w:rFonts w:ascii="Cambria Math" w:hAnsi="Cambria Math" w:cstheme="majorHAnsi"/>
                    </w:rPr>
                  </m:ctrlPr>
                </m:sSubPr>
                <m:e>
                  <m:r>
                    <w:rPr>
                      <w:rFonts w:ascii="Cambria Math" w:hAnsi="Cambria Math" w:cstheme="majorHAnsi"/>
                    </w:rPr>
                    <m:t>F</m:t>
                  </m:r>
                </m:e>
                <m:sub>
                  <m:r>
                    <w:rPr>
                      <w:rFonts w:ascii="Cambria Math" w:hAnsi="Cambria Math" w:cstheme="majorHAnsi"/>
                    </w:rPr>
                    <m:t>v</m:t>
                  </m:r>
                </m:sub>
              </m:sSub>
              <m:d>
                <m:dPr>
                  <m:ctrlPr>
                    <w:rPr>
                      <w:rFonts w:ascii="Cambria Math" w:hAnsi="Cambria Math" w:cstheme="majorHAnsi"/>
                    </w:rPr>
                  </m:ctrlPr>
                </m:dPr>
                <m:e>
                  <m:r>
                    <w:rPr>
                      <w:rFonts w:ascii="Cambria Math" w:hAnsi="Cambria Math" w:cstheme="majorHAnsi"/>
                    </w:rPr>
                    <m:t>t</m:t>
                  </m:r>
                </m:e>
              </m:d>
            </m:num>
            <m:den>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b</m:t>
                  </m:r>
                </m:sub>
              </m:sSub>
            </m:den>
          </m:f>
        </m:oMath>
      </m:oMathPara>
    </w:p>
    <w:p w14:paraId="33685841"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 xml:space="preserve">A data-driven regression model </w:t>
      </w:r>
      <m:oMath>
        <m:sSub>
          <m:sSubPr>
            <m:ctrlPr>
              <w:rPr>
                <w:rFonts w:ascii="Cambria Math" w:hAnsi="Cambria Math" w:cstheme="majorHAnsi"/>
              </w:rPr>
            </m:ctrlPr>
          </m:sSubPr>
          <m:e>
            <m:acc>
              <m:accPr>
                <m:ctrlPr>
                  <w:rPr>
                    <w:rFonts w:ascii="Cambria Math" w:hAnsi="Cambria Math" w:cstheme="majorHAnsi"/>
                  </w:rPr>
                </m:ctrlPr>
              </m:accPr>
              <m:e>
                <m:r>
                  <w:rPr>
                    <w:rFonts w:ascii="Cambria Math" w:hAnsi="Cambria Math" w:cstheme="majorHAnsi"/>
                  </w:rPr>
                  <m:t>F</m:t>
                </m:r>
              </m:e>
            </m:acc>
          </m:e>
          <m:sub>
            <m:r>
              <w:rPr>
                <w:rFonts w:ascii="Cambria Math" w:hAnsi="Cambria Math" w:cstheme="majorHAnsi"/>
              </w:rPr>
              <m:t>v</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f</m:t>
            </m:r>
          </m:e>
          <m:sub>
            <m:r>
              <w:rPr>
                <w:rFonts w:ascii="Cambria Math" w:hAnsi="Cambria Math" w:cstheme="majorHAnsi"/>
              </w:rPr>
              <m:t>ψ</m:t>
            </m:r>
          </m:sub>
        </m:sSub>
        <m:d>
          <m:dPr>
            <m:ctrlPr>
              <w:rPr>
                <w:rFonts w:ascii="Cambria Math" w:hAnsi="Cambria Math" w:cstheme="majorHAnsi"/>
              </w:rPr>
            </m:ctrlPr>
          </m:dPr>
          <m:e>
            <m:r>
              <m:rPr>
                <m:sty m:val="b"/>
              </m:rPr>
              <w:rPr>
                <w:rFonts w:ascii="Cambria Math" w:hAnsi="Cambria Math" w:cstheme="majorHAnsi"/>
              </w:rPr>
              <m:t>x</m:t>
            </m:r>
            <m:d>
              <m:dPr>
                <m:ctrlPr>
                  <w:rPr>
                    <w:rFonts w:ascii="Cambria Math" w:hAnsi="Cambria Math" w:cstheme="majorHAnsi"/>
                  </w:rPr>
                </m:ctrlPr>
              </m:dPr>
              <m:e>
                <m:r>
                  <w:rPr>
                    <w:rFonts w:ascii="Cambria Math" w:hAnsi="Cambria Math" w:cstheme="majorHAnsi"/>
                  </w:rPr>
                  <m:t>t</m:t>
                </m:r>
              </m:e>
            </m:d>
          </m:e>
        </m:d>
      </m:oMath>
      <w:r w:rsidRPr="00013BB9">
        <w:rPr>
          <w:rFonts w:asciiTheme="majorHAnsi" w:hAnsiTheme="majorHAnsi" w:cstheme="majorHAnsi"/>
        </w:rPr>
        <w:t xml:space="preserve"> parameterized by </w:t>
      </w:r>
      <m:oMath>
        <m:r>
          <m:rPr>
            <m:sty m:val="b"/>
          </m:rPr>
          <w:rPr>
            <w:rFonts w:ascii="Cambria Math" w:hAnsi="Cambria Math" w:cstheme="majorHAnsi"/>
          </w:rPr>
          <m:t>ψ</m:t>
        </m:r>
      </m:oMath>
      <w:r w:rsidRPr="00013BB9">
        <w:rPr>
          <w:rFonts w:asciiTheme="majorHAnsi" w:hAnsiTheme="majorHAnsi" w:cstheme="majorHAnsi"/>
        </w:rPr>
        <w:t xml:space="preserve"> (a separate lightweight neural network) is trained to estimate </w:t>
      </w:r>
      <m:oMath>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F</m:t>
                </m:r>
              </m:e>
            </m:acc>
          </m:e>
          <m:sub>
            <m:r>
              <w:rPr>
                <w:rFonts w:ascii="Cambria Math" w:hAnsi="Cambria Math" w:cstheme="majorHAnsi"/>
              </w:rPr>
              <m:t>v</m:t>
            </m:r>
          </m:sub>
        </m:sSub>
        <m:d>
          <m:dPr>
            <m:ctrlPr>
              <w:rPr>
                <w:rFonts w:ascii="Cambria Math" w:hAnsi="Cambria Math" w:cstheme="majorHAnsi"/>
              </w:rPr>
            </m:ctrlPr>
          </m:dPr>
          <m:e>
            <m:r>
              <w:rPr>
                <w:rFonts w:ascii="Cambria Math" w:hAnsi="Cambria Math" w:cstheme="majorHAnsi"/>
              </w:rPr>
              <m:t>t</m:t>
            </m:r>
          </m:e>
        </m:d>
      </m:oMath>
      <w:r w:rsidRPr="00013BB9">
        <w:rPr>
          <w:rFonts w:asciiTheme="majorHAnsi" w:hAnsiTheme="majorHAnsi" w:cstheme="majorHAnsi"/>
        </w:rPr>
        <w:t xml:space="preserve"> from IMU data when plantar sensors are temporarily unavailable (graceful degradation).</w:t>
      </w:r>
    </w:p>
    <w:p w14:paraId="450E8569" w14:textId="77777777" w:rsidR="00DA5D38" w:rsidRPr="00013BB9" w:rsidRDefault="009A23FC">
      <w:pPr>
        <w:pStyle w:val="BodyText"/>
        <w:rPr>
          <w:rFonts w:asciiTheme="majorHAnsi" w:hAnsiTheme="majorHAnsi" w:cstheme="majorHAnsi"/>
        </w:rPr>
      </w:pPr>
      <w:commentRangeStart w:id="73"/>
      <w:r w:rsidRPr="00013BB9">
        <w:rPr>
          <w:rFonts w:asciiTheme="majorHAnsi" w:hAnsiTheme="majorHAnsi" w:cstheme="majorHAnsi"/>
        </w:rPr>
        <w:t xml:space="preserve">Gait sub-phases are detected </w:t>
      </w:r>
      <w:commentRangeEnd w:id="73"/>
      <w:r w:rsidR="006D233F">
        <w:rPr>
          <w:rStyle w:val="CommentReference"/>
        </w:rPr>
        <w:commentReference w:id="73"/>
      </w:r>
      <w:r w:rsidRPr="00013BB9">
        <w:rPr>
          <w:rFonts w:asciiTheme="majorHAnsi" w:hAnsiTheme="majorHAnsi" w:cstheme="majorHAnsi"/>
        </w:rPr>
        <w:t xml:space="preserve">via threshold crossings on </w:t>
      </w:r>
      <m:oMath>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F</m:t>
                </m:r>
              </m:e>
            </m:acc>
          </m:e>
          <m:sub>
            <m:r>
              <w:rPr>
                <w:rFonts w:ascii="Cambria Math" w:hAnsi="Cambria Math" w:cstheme="majorHAnsi"/>
              </w:rPr>
              <m:t>v</m:t>
            </m:r>
          </m:sub>
        </m:sSub>
        <m:d>
          <m:dPr>
            <m:ctrlPr>
              <w:rPr>
                <w:rFonts w:ascii="Cambria Math" w:hAnsi="Cambria Math" w:cstheme="majorHAnsi"/>
              </w:rPr>
            </m:ctrlPr>
          </m:dPr>
          <m:e>
            <m:r>
              <w:rPr>
                <w:rFonts w:ascii="Cambria Math" w:hAnsi="Cambria Math" w:cstheme="majorHAnsi"/>
              </w:rPr>
              <m:t>t</m:t>
            </m:r>
          </m:e>
        </m:d>
      </m:oMath>
      <w:r w:rsidRPr="00013BB9">
        <w:rPr>
          <w:rFonts w:asciiTheme="majorHAnsi" w:hAnsiTheme="majorHAnsi" w:cstheme="majorHAnsi"/>
        </w:rPr>
        <w:t xml:space="preserve"> and its first derivative:</w:t>
      </w:r>
    </w:p>
    <w:p w14:paraId="5920F824" w14:textId="77777777" w:rsidR="009A23FC" w:rsidRPr="00013BB9" w:rsidRDefault="009A23FC">
      <w:pPr>
        <w:pStyle w:val="BodyText"/>
        <w:rPr>
          <w:rFonts w:asciiTheme="majorHAnsi" w:hAnsiTheme="majorHAnsi" w:cstheme="majorHAnsi"/>
        </w:rPr>
      </w:pPr>
    </w:p>
    <w:p w14:paraId="60DC659A" w14:textId="77777777" w:rsidR="009A23FC" w:rsidRPr="00013BB9" w:rsidRDefault="009A23FC">
      <w:pPr>
        <w:pStyle w:val="BodyText"/>
        <w:rPr>
          <w:rFonts w:asciiTheme="majorHAnsi" w:hAnsiTheme="majorHAnsi" w:cstheme="majorHAnsi"/>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88"/>
        <w:gridCol w:w="3376"/>
        <w:gridCol w:w="3286"/>
      </w:tblGrid>
      <w:tr w:rsidR="00013BB9" w:rsidRPr="00013BB9" w14:paraId="4934CCF4" w14:textId="77777777" w:rsidTr="009A23FC">
        <w:trPr>
          <w:cnfStyle w:val="100000000000" w:firstRow="1" w:lastRow="0" w:firstColumn="0" w:lastColumn="0" w:oddVBand="0" w:evenVBand="0" w:oddHBand="0" w:evenHBand="0" w:firstRowFirstColumn="0" w:firstRowLastColumn="0" w:lastRowFirstColumn="0" w:lastRowLastColumn="0"/>
          <w:tblHeader/>
        </w:trPr>
        <w:tc>
          <w:tcPr>
            <w:tcW w:w="0" w:type="auto"/>
          </w:tcPr>
          <w:p w14:paraId="0232ADB3"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lastRenderedPageBreak/>
              <w:t>Sub-Phase</w:t>
            </w:r>
          </w:p>
        </w:tc>
        <w:tc>
          <w:tcPr>
            <w:tcW w:w="0" w:type="auto"/>
          </w:tcPr>
          <w:p w14:paraId="6D3E5CF4" w14:textId="77777777" w:rsidR="00DA5D38" w:rsidRPr="00013BB9" w:rsidRDefault="00AD3D5C">
            <w:pPr>
              <w:pStyle w:val="Compact"/>
              <w:rPr>
                <w:rFonts w:asciiTheme="majorHAnsi" w:hAnsiTheme="majorHAnsi" w:cstheme="majorHAnsi"/>
              </w:rPr>
            </w:pPr>
            <m:oMath>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F</m:t>
                      </m:r>
                    </m:e>
                  </m:acc>
                </m:e>
                <m:sub>
                  <m:r>
                    <w:rPr>
                      <w:rFonts w:ascii="Cambria Math" w:hAnsi="Cambria Math" w:cstheme="majorHAnsi"/>
                    </w:rPr>
                    <m:t>v</m:t>
                  </m:r>
                </m:sub>
              </m:sSub>
            </m:oMath>
            <w:r w:rsidR="009A23FC" w:rsidRPr="00013BB9">
              <w:rPr>
                <w:rFonts w:asciiTheme="majorHAnsi" w:hAnsiTheme="majorHAnsi" w:cstheme="majorHAnsi"/>
              </w:rPr>
              <w:t xml:space="preserve"> Condition</w:t>
            </w:r>
          </w:p>
        </w:tc>
        <w:tc>
          <w:tcPr>
            <w:tcW w:w="0" w:type="auto"/>
          </w:tcPr>
          <w:p w14:paraId="0C80EDF0"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Duration (% gait cycle)</w:t>
            </w:r>
          </w:p>
        </w:tc>
      </w:tr>
      <w:tr w:rsidR="00013BB9" w:rsidRPr="00013BB9" w14:paraId="0F49C43F" w14:textId="77777777" w:rsidTr="009A23FC">
        <w:tc>
          <w:tcPr>
            <w:tcW w:w="0" w:type="auto"/>
          </w:tcPr>
          <w:p w14:paraId="09A79266"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Initial Contact</w:t>
            </w:r>
          </w:p>
        </w:tc>
        <w:tc>
          <w:tcPr>
            <w:tcW w:w="0" w:type="auto"/>
          </w:tcPr>
          <w:p w14:paraId="7CA7F9CA" w14:textId="77777777" w:rsidR="00DA5D38" w:rsidRPr="00013BB9" w:rsidRDefault="00AD3D5C">
            <w:pPr>
              <w:pStyle w:val="Compact"/>
              <w:rPr>
                <w:rFonts w:asciiTheme="majorHAnsi" w:hAnsiTheme="majorHAnsi" w:cstheme="majorHAnsi"/>
              </w:rPr>
            </w:pPr>
            <m:oMath>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F</m:t>
                      </m:r>
                    </m:e>
                  </m:acc>
                </m:e>
                <m:sub>
                  <m:r>
                    <w:rPr>
                      <w:rFonts w:ascii="Cambria Math" w:hAnsi="Cambria Math" w:cstheme="majorHAnsi"/>
                    </w:rPr>
                    <m:t>v</m:t>
                  </m:r>
                </m:sub>
              </m:sSub>
            </m:oMath>
            <w:r w:rsidR="009A23FC" w:rsidRPr="00013BB9">
              <w:rPr>
                <w:rFonts w:asciiTheme="majorHAnsi" w:hAnsiTheme="majorHAnsi" w:cstheme="majorHAnsi"/>
              </w:rPr>
              <w:t xml:space="preserve"> rising from zero</w:t>
            </w:r>
          </w:p>
        </w:tc>
        <w:tc>
          <w:tcPr>
            <w:tcW w:w="0" w:type="auto"/>
          </w:tcPr>
          <w:p w14:paraId="5326B710"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0–2%</w:t>
            </w:r>
          </w:p>
        </w:tc>
      </w:tr>
      <w:tr w:rsidR="00013BB9" w:rsidRPr="00013BB9" w14:paraId="666A9144" w14:textId="77777777" w:rsidTr="009A23FC">
        <w:tc>
          <w:tcPr>
            <w:tcW w:w="0" w:type="auto"/>
          </w:tcPr>
          <w:p w14:paraId="1BFA59CA"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Loading Response</w:t>
            </w:r>
          </w:p>
        </w:tc>
        <w:tc>
          <w:tcPr>
            <w:tcW w:w="0" w:type="auto"/>
          </w:tcPr>
          <w:p w14:paraId="6E5356FF" w14:textId="77777777" w:rsidR="00DA5D38" w:rsidRPr="00013BB9" w:rsidRDefault="00AD3D5C">
            <w:pPr>
              <w:pStyle w:val="Compact"/>
              <w:rPr>
                <w:rFonts w:asciiTheme="majorHAnsi" w:hAnsiTheme="majorHAnsi" w:cstheme="majorHAnsi"/>
              </w:rPr>
            </w:pPr>
            <m:oMath>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F</m:t>
                      </m:r>
                    </m:e>
                  </m:acc>
                </m:e>
                <m:sub>
                  <m:r>
                    <w:rPr>
                      <w:rFonts w:ascii="Cambria Math" w:hAnsi="Cambria Math" w:cstheme="majorHAnsi"/>
                    </w:rPr>
                    <m:t>v</m:t>
                  </m:r>
                </m:sub>
              </m:sSub>
              <m:r>
                <m:rPr>
                  <m:sty m:val="p"/>
                </m:rPr>
                <w:rPr>
                  <w:rFonts w:ascii="Cambria Math" w:hAnsi="Cambria Math" w:cstheme="majorHAnsi"/>
                </w:rPr>
                <m:t>&gt;</m:t>
              </m:r>
              <m:r>
                <w:rPr>
                  <w:rFonts w:ascii="Cambria Math" w:hAnsi="Cambria Math" w:cstheme="majorHAnsi"/>
                </w:rPr>
                <m:t>1.0</m:t>
              </m:r>
            </m:oMath>
            <w:r w:rsidR="009A23FC" w:rsidRPr="00013BB9">
              <w:rPr>
                <w:rFonts w:asciiTheme="majorHAnsi" w:hAnsiTheme="majorHAnsi" w:cstheme="majorHAnsi"/>
              </w:rPr>
              <w:t xml:space="preserve"> (first peak)</w:t>
            </w:r>
          </w:p>
        </w:tc>
        <w:tc>
          <w:tcPr>
            <w:tcW w:w="0" w:type="auto"/>
          </w:tcPr>
          <w:p w14:paraId="0E3D72D2"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2–12%</w:t>
            </w:r>
          </w:p>
        </w:tc>
      </w:tr>
      <w:tr w:rsidR="00013BB9" w:rsidRPr="00013BB9" w14:paraId="0C67F594" w14:textId="77777777" w:rsidTr="009A23FC">
        <w:tc>
          <w:tcPr>
            <w:tcW w:w="0" w:type="auto"/>
          </w:tcPr>
          <w:p w14:paraId="2153D9A3"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Mid-Stance</w:t>
            </w:r>
          </w:p>
        </w:tc>
        <w:tc>
          <w:tcPr>
            <w:tcW w:w="0" w:type="auto"/>
          </w:tcPr>
          <w:p w14:paraId="28D10654" w14:textId="77777777" w:rsidR="00DA5D38" w:rsidRPr="00013BB9" w:rsidRDefault="00AD3D5C">
            <w:pPr>
              <w:pStyle w:val="Compact"/>
              <w:rPr>
                <w:rFonts w:asciiTheme="majorHAnsi" w:hAnsiTheme="majorHAnsi" w:cstheme="majorHAnsi"/>
              </w:rPr>
            </w:pPr>
            <m:oMath>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F</m:t>
                      </m:r>
                    </m:e>
                  </m:acc>
                </m:e>
                <m:sub>
                  <m:r>
                    <w:rPr>
                      <w:rFonts w:ascii="Cambria Math" w:hAnsi="Cambria Math" w:cstheme="majorHAnsi"/>
                    </w:rPr>
                    <m:t>v</m:t>
                  </m:r>
                </m:sub>
              </m:sSub>
            </m:oMath>
            <w:r w:rsidR="009A23FC" w:rsidRPr="00013BB9">
              <w:rPr>
                <w:rFonts w:asciiTheme="majorHAnsi" w:hAnsiTheme="majorHAnsi" w:cstheme="majorHAnsi"/>
              </w:rPr>
              <w:t xml:space="preserve"> valley around 0.75</w:t>
            </w:r>
          </w:p>
        </w:tc>
        <w:tc>
          <w:tcPr>
            <w:tcW w:w="0" w:type="auto"/>
          </w:tcPr>
          <w:p w14:paraId="75EC7C42"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12–31%</w:t>
            </w:r>
          </w:p>
        </w:tc>
      </w:tr>
      <w:tr w:rsidR="00013BB9" w:rsidRPr="00013BB9" w14:paraId="601AC919" w14:textId="77777777" w:rsidTr="009A23FC">
        <w:tc>
          <w:tcPr>
            <w:tcW w:w="0" w:type="auto"/>
          </w:tcPr>
          <w:p w14:paraId="0B44DD26"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Terminal Stance</w:t>
            </w:r>
          </w:p>
        </w:tc>
        <w:tc>
          <w:tcPr>
            <w:tcW w:w="0" w:type="auto"/>
          </w:tcPr>
          <w:p w14:paraId="6BE4BEFD" w14:textId="77777777" w:rsidR="00DA5D38" w:rsidRPr="00013BB9" w:rsidRDefault="00AD3D5C">
            <w:pPr>
              <w:pStyle w:val="Compact"/>
              <w:rPr>
                <w:rFonts w:asciiTheme="majorHAnsi" w:hAnsiTheme="majorHAnsi" w:cstheme="majorHAnsi"/>
              </w:rPr>
            </w:pPr>
            <m:oMath>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F</m:t>
                      </m:r>
                    </m:e>
                  </m:acc>
                </m:e>
                <m:sub>
                  <m:r>
                    <w:rPr>
                      <w:rFonts w:ascii="Cambria Math" w:hAnsi="Cambria Math" w:cstheme="majorHAnsi"/>
                    </w:rPr>
                    <m:t>v</m:t>
                  </m:r>
                </m:sub>
              </m:sSub>
              <m:r>
                <m:rPr>
                  <m:sty m:val="p"/>
                </m:rPr>
                <w:rPr>
                  <w:rFonts w:ascii="Cambria Math" w:hAnsi="Cambria Math" w:cstheme="majorHAnsi"/>
                </w:rPr>
                <m:t>&gt;</m:t>
              </m:r>
              <m:r>
                <w:rPr>
                  <w:rFonts w:ascii="Cambria Math" w:hAnsi="Cambria Math" w:cstheme="majorHAnsi"/>
                </w:rPr>
                <m:t>1.0</m:t>
              </m:r>
            </m:oMath>
            <w:r w:rsidR="009A23FC" w:rsidRPr="00013BB9">
              <w:rPr>
                <w:rFonts w:asciiTheme="majorHAnsi" w:hAnsiTheme="majorHAnsi" w:cstheme="majorHAnsi"/>
              </w:rPr>
              <w:t xml:space="preserve"> (second peak)</w:t>
            </w:r>
          </w:p>
        </w:tc>
        <w:tc>
          <w:tcPr>
            <w:tcW w:w="0" w:type="auto"/>
          </w:tcPr>
          <w:p w14:paraId="417FD4FD"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31–50%</w:t>
            </w:r>
          </w:p>
        </w:tc>
      </w:tr>
      <w:tr w:rsidR="00013BB9" w:rsidRPr="00013BB9" w14:paraId="2BE1A6F6" w14:textId="77777777" w:rsidTr="009A23FC">
        <w:tc>
          <w:tcPr>
            <w:tcW w:w="0" w:type="auto"/>
          </w:tcPr>
          <w:p w14:paraId="7EA1A017"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Pre-Swing</w:t>
            </w:r>
          </w:p>
        </w:tc>
        <w:tc>
          <w:tcPr>
            <w:tcW w:w="0" w:type="auto"/>
          </w:tcPr>
          <w:p w14:paraId="198794A9" w14:textId="77777777" w:rsidR="00DA5D38" w:rsidRPr="00013BB9" w:rsidRDefault="00AD3D5C">
            <w:pPr>
              <w:pStyle w:val="Compact"/>
              <w:rPr>
                <w:rFonts w:asciiTheme="majorHAnsi" w:hAnsiTheme="majorHAnsi" w:cstheme="majorHAnsi"/>
              </w:rPr>
            </w:pPr>
            <m:oMath>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F</m:t>
                      </m:r>
                    </m:e>
                  </m:acc>
                </m:e>
                <m:sub>
                  <m:r>
                    <w:rPr>
                      <w:rFonts w:ascii="Cambria Math" w:hAnsi="Cambria Math" w:cstheme="majorHAnsi"/>
                    </w:rPr>
                    <m:t>v</m:t>
                  </m:r>
                </m:sub>
              </m:sSub>
            </m:oMath>
            <w:r w:rsidR="009A23FC" w:rsidRPr="00013BB9">
              <w:rPr>
                <w:rFonts w:asciiTheme="majorHAnsi" w:hAnsiTheme="majorHAnsi" w:cstheme="majorHAnsi"/>
              </w:rPr>
              <w:t xml:space="preserve"> declining to zero</w:t>
            </w:r>
          </w:p>
        </w:tc>
        <w:tc>
          <w:tcPr>
            <w:tcW w:w="0" w:type="auto"/>
          </w:tcPr>
          <w:p w14:paraId="015EC614"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50–62%</w:t>
            </w:r>
          </w:p>
        </w:tc>
      </w:tr>
      <w:tr w:rsidR="00013BB9" w:rsidRPr="00013BB9" w14:paraId="47534DB2" w14:textId="77777777" w:rsidTr="009A23FC">
        <w:tc>
          <w:tcPr>
            <w:tcW w:w="0" w:type="auto"/>
          </w:tcPr>
          <w:p w14:paraId="0ACEFFF7"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Swing Phases</w:t>
            </w:r>
          </w:p>
        </w:tc>
        <w:tc>
          <w:tcPr>
            <w:tcW w:w="0" w:type="auto"/>
          </w:tcPr>
          <w:p w14:paraId="423E687B" w14:textId="77777777" w:rsidR="00DA5D38" w:rsidRPr="00013BB9" w:rsidRDefault="00AD3D5C">
            <w:pPr>
              <w:pStyle w:val="Compact"/>
              <w:rPr>
                <w:rFonts w:asciiTheme="majorHAnsi" w:hAnsiTheme="majorHAnsi" w:cstheme="majorHAnsi"/>
              </w:rPr>
            </w:pPr>
            <m:oMathPara>
              <m:oMath>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F</m:t>
                        </m:r>
                      </m:e>
                    </m:acc>
                  </m:e>
                  <m:sub>
                    <m:r>
                      <w:rPr>
                        <w:rFonts w:ascii="Cambria Math" w:hAnsi="Cambria Math" w:cstheme="majorHAnsi"/>
                      </w:rPr>
                      <m:t>v</m:t>
                    </m:r>
                  </m:sub>
                </m:sSub>
                <m:r>
                  <m:rPr>
                    <m:sty m:val="p"/>
                  </m:rPr>
                  <w:rPr>
                    <w:rFonts w:ascii="Cambria Math" w:hAnsi="Cambria Math" w:cstheme="majorHAnsi"/>
                  </w:rPr>
                  <m:t>≈</m:t>
                </m:r>
                <m:r>
                  <w:rPr>
                    <w:rFonts w:ascii="Cambria Math" w:hAnsi="Cambria Math" w:cstheme="majorHAnsi"/>
                  </w:rPr>
                  <m:t>0</m:t>
                </m:r>
              </m:oMath>
            </m:oMathPara>
          </w:p>
        </w:tc>
        <w:tc>
          <w:tcPr>
            <w:tcW w:w="0" w:type="auto"/>
          </w:tcPr>
          <w:p w14:paraId="6F3B0C49"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62–100%</w:t>
            </w:r>
          </w:p>
        </w:tc>
      </w:tr>
    </w:tbl>
    <w:p w14:paraId="61D88532" w14:textId="77777777" w:rsidR="00DA5D38" w:rsidRPr="00013BB9" w:rsidRDefault="009A23FC">
      <w:pPr>
        <w:pStyle w:val="Heading4"/>
        <w:rPr>
          <w:rFonts w:cstheme="majorHAnsi"/>
          <w:color w:val="auto"/>
        </w:rPr>
      </w:pPr>
      <w:bookmarkStart w:id="74" w:name="X3b511bec47d7dd4cd5a8cd647a3d397b2271deb"/>
      <w:bookmarkEnd w:id="72"/>
      <w:r w:rsidRPr="00013BB9">
        <w:rPr>
          <w:rFonts w:cstheme="majorHAnsi"/>
          <w:color w:val="auto"/>
        </w:rPr>
        <w:t>9.B.2 Optimal Transport for Domain Adaptation</w:t>
      </w:r>
    </w:p>
    <w:p w14:paraId="4A7ABFB5"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Let </w:t>
      </w:r>
      <m:oMath>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s</m:t>
            </m:r>
          </m:sub>
        </m:sSub>
        <m:r>
          <m:rPr>
            <m:sty m:val="p"/>
          </m:rPr>
          <w:rPr>
            <w:rFonts w:ascii="Cambria Math" w:hAnsi="Cambria Math" w:cstheme="majorHAnsi"/>
          </w:rPr>
          <m:t>=</m:t>
        </m:r>
        <m:f>
          <m:fPr>
            <m:ctrlPr>
              <w:rPr>
                <w:rFonts w:ascii="Cambria Math" w:hAnsi="Cambria Math" w:cstheme="majorHAnsi"/>
              </w:rPr>
            </m:ctrlPr>
          </m:fPr>
          <m:num>
            <m:r>
              <w:rPr>
                <w:rFonts w:ascii="Cambria Math" w:hAnsi="Cambria Math" w:cstheme="majorHAnsi"/>
              </w:rPr>
              <m:t>1</m:t>
            </m:r>
          </m:num>
          <m:den>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s</m:t>
                </m:r>
              </m:sub>
            </m:sSub>
          </m:den>
        </m:f>
        <m:nary>
          <m:naryPr>
            <m:chr m:val="∑"/>
            <m:limLoc m:val="undOvr"/>
            <m:ctrlPr>
              <w:rPr>
                <w:rFonts w:ascii="Cambria Math" w:hAnsi="Cambria Math" w:cstheme="majorHAnsi"/>
              </w:rPr>
            </m:ctrlPr>
          </m:naryPr>
          <m:sub>
            <m:r>
              <w:rPr>
                <w:rFonts w:ascii="Cambria Math" w:hAnsi="Cambria Math" w:cstheme="majorHAnsi"/>
              </w:rPr>
              <m:t>i</m:t>
            </m:r>
            <m:r>
              <m:rPr>
                <m:sty m:val="p"/>
              </m:rPr>
              <w:rPr>
                <w:rFonts w:ascii="Cambria Math" w:hAnsi="Cambria Math" w:cstheme="majorHAnsi"/>
              </w:rPr>
              <m:t>=</m:t>
            </m:r>
            <m:r>
              <w:rPr>
                <w:rFonts w:ascii="Cambria Math" w:hAnsi="Cambria Math" w:cstheme="majorHAnsi"/>
              </w:rPr>
              <m:t>1</m:t>
            </m:r>
          </m:sub>
          <m:sup>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s</m:t>
                </m:r>
              </m:sub>
            </m:sSub>
          </m:sup>
          <m:e>
            <m:sSub>
              <m:sSubPr>
                <m:ctrlPr>
                  <w:rPr>
                    <w:rFonts w:ascii="Cambria Math" w:hAnsi="Cambria Math" w:cstheme="majorHAnsi"/>
                  </w:rPr>
                </m:ctrlPr>
              </m:sSubPr>
              <m:e>
                <m:r>
                  <w:rPr>
                    <w:rFonts w:ascii="Cambria Math" w:hAnsi="Cambria Math" w:cstheme="majorHAnsi"/>
                  </w:rPr>
                  <m:t>δ</m:t>
                </m:r>
              </m:e>
              <m:sub>
                <m:sSubSup>
                  <m:sSubSupPr>
                    <m:ctrlPr>
                      <w:rPr>
                        <w:rFonts w:ascii="Cambria Math" w:hAnsi="Cambria Math" w:cstheme="majorHAnsi"/>
                      </w:rPr>
                    </m:ctrlPr>
                  </m:sSubSupPr>
                  <m:e>
                    <m:r>
                      <m:rPr>
                        <m:sty m:val="b"/>
                      </m:rPr>
                      <w:rPr>
                        <w:rFonts w:ascii="Cambria Math" w:hAnsi="Cambria Math" w:cstheme="majorHAnsi"/>
                      </w:rPr>
                      <m:t>q</m:t>
                    </m:r>
                  </m:e>
                  <m:sub>
                    <m:r>
                      <w:rPr>
                        <w:rFonts w:ascii="Cambria Math" w:hAnsi="Cambria Math" w:cstheme="majorHAnsi"/>
                      </w:rPr>
                      <m:t>i</m:t>
                    </m:r>
                  </m:sub>
                  <m:sup>
                    <m:r>
                      <w:rPr>
                        <w:rFonts w:ascii="Cambria Math" w:hAnsi="Cambria Math" w:cstheme="majorHAnsi"/>
                      </w:rPr>
                      <m:t>s</m:t>
                    </m:r>
                  </m:sup>
                </m:sSubSup>
              </m:sub>
            </m:sSub>
          </m:e>
        </m:nary>
      </m:oMath>
      <w:r w:rsidRPr="00013BB9">
        <w:rPr>
          <w:rFonts w:asciiTheme="majorHAnsi" w:hAnsiTheme="majorHAnsi" w:cstheme="majorHAnsi"/>
        </w:rPr>
        <w:t xml:space="preserve"> be the empirical gait distribution of a </w:t>
      </w:r>
      <w:r w:rsidRPr="00013BB9">
        <w:rPr>
          <w:rFonts w:asciiTheme="majorHAnsi" w:hAnsiTheme="majorHAnsi" w:cstheme="majorHAnsi"/>
          <w:b/>
          <w:bCs/>
        </w:rPr>
        <w:t>source subject</w:t>
      </w:r>
      <w:r w:rsidRPr="00013BB9">
        <w:rPr>
          <w:rFonts w:asciiTheme="majorHAnsi" w:hAnsiTheme="majorHAnsi" w:cstheme="majorHAnsi"/>
        </w:rPr>
        <w:t xml:space="preserve"> </w:t>
      </w:r>
      <m:oMath>
        <m:r>
          <w:rPr>
            <w:rFonts w:ascii="Cambria Math" w:hAnsi="Cambria Math" w:cstheme="majorHAnsi"/>
          </w:rPr>
          <m:t>s</m:t>
        </m:r>
      </m:oMath>
      <w:r w:rsidRPr="00013BB9">
        <w:rPr>
          <w:rFonts w:asciiTheme="majorHAnsi" w:hAnsiTheme="majorHAnsi" w:cstheme="majorHAnsi"/>
        </w:rPr>
        <w:t xml:space="preserve"> (with annotated trajectories), and </w:t>
      </w:r>
      <m:oMath>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t</m:t>
            </m:r>
          </m:sub>
        </m:sSub>
        <m:r>
          <m:rPr>
            <m:sty m:val="p"/>
          </m:rPr>
          <w:rPr>
            <w:rFonts w:ascii="Cambria Math" w:hAnsi="Cambria Math" w:cstheme="majorHAnsi"/>
          </w:rPr>
          <m:t>=</m:t>
        </m:r>
        <m:f>
          <m:fPr>
            <m:ctrlPr>
              <w:rPr>
                <w:rFonts w:ascii="Cambria Math" w:hAnsi="Cambria Math" w:cstheme="majorHAnsi"/>
              </w:rPr>
            </m:ctrlPr>
          </m:fPr>
          <m:num>
            <m:r>
              <w:rPr>
                <w:rFonts w:ascii="Cambria Math" w:hAnsi="Cambria Math" w:cstheme="majorHAnsi"/>
              </w:rPr>
              <m:t>1</m:t>
            </m:r>
          </m:num>
          <m:den>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t</m:t>
                </m:r>
              </m:sub>
            </m:sSub>
          </m:den>
        </m:f>
        <m:nary>
          <m:naryPr>
            <m:chr m:val="∑"/>
            <m:limLoc m:val="undOvr"/>
            <m:ctrlPr>
              <w:rPr>
                <w:rFonts w:ascii="Cambria Math" w:hAnsi="Cambria Math" w:cstheme="majorHAnsi"/>
              </w:rPr>
            </m:ctrlPr>
          </m:naryPr>
          <m:sub>
            <m:r>
              <w:rPr>
                <w:rFonts w:ascii="Cambria Math" w:hAnsi="Cambria Math" w:cstheme="majorHAnsi"/>
              </w:rPr>
              <m:t>j</m:t>
            </m:r>
            <m:r>
              <m:rPr>
                <m:sty m:val="p"/>
              </m:rPr>
              <w:rPr>
                <w:rFonts w:ascii="Cambria Math" w:hAnsi="Cambria Math" w:cstheme="majorHAnsi"/>
              </w:rPr>
              <m:t>=</m:t>
            </m:r>
            <m:r>
              <w:rPr>
                <w:rFonts w:ascii="Cambria Math" w:hAnsi="Cambria Math" w:cstheme="majorHAnsi"/>
              </w:rPr>
              <m:t>1</m:t>
            </m:r>
          </m:sub>
          <m:sup>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t</m:t>
                </m:r>
              </m:sub>
            </m:sSub>
          </m:sup>
          <m:e>
            <m:sSub>
              <m:sSubPr>
                <m:ctrlPr>
                  <w:rPr>
                    <w:rFonts w:ascii="Cambria Math" w:hAnsi="Cambria Math" w:cstheme="majorHAnsi"/>
                  </w:rPr>
                </m:ctrlPr>
              </m:sSubPr>
              <m:e>
                <m:r>
                  <w:rPr>
                    <w:rFonts w:ascii="Cambria Math" w:hAnsi="Cambria Math" w:cstheme="majorHAnsi"/>
                  </w:rPr>
                  <m:t>δ</m:t>
                </m:r>
              </m:e>
              <m:sub>
                <m:sSubSup>
                  <m:sSubSupPr>
                    <m:ctrlPr>
                      <w:rPr>
                        <w:rFonts w:ascii="Cambria Math" w:hAnsi="Cambria Math" w:cstheme="majorHAnsi"/>
                      </w:rPr>
                    </m:ctrlPr>
                  </m:sSubSupPr>
                  <m:e>
                    <m:r>
                      <m:rPr>
                        <m:sty m:val="b"/>
                      </m:rPr>
                      <w:rPr>
                        <w:rFonts w:ascii="Cambria Math" w:hAnsi="Cambria Math" w:cstheme="majorHAnsi"/>
                      </w:rPr>
                      <m:t>q</m:t>
                    </m:r>
                  </m:e>
                  <m:sub>
                    <m:r>
                      <w:rPr>
                        <w:rFonts w:ascii="Cambria Math" w:hAnsi="Cambria Math" w:cstheme="majorHAnsi"/>
                      </w:rPr>
                      <m:t>j</m:t>
                    </m:r>
                  </m:sub>
                  <m:sup>
                    <m:r>
                      <w:rPr>
                        <w:rFonts w:ascii="Cambria Math" w:hAnsi="Cambria Math" w:cstheme="majorHAnsi"/>
                      </w:rPr>
                      <m:t>t</m:t>
                    </m:r>
                  </m:sup>
                </m:sSubSup>
              </m:sub>
            </m:sSub>
          </m:e>
        </m:nary>
      </m:oMath>
      <w:r w:rsidRPr="00013BB9">
        <w:rPr>
          <w:rFonts w:asciiTheme="majorHAnsi" w:hAnsiTheme="majorHAnsi" w:cstheme="majorHAnsi"/>
        </w:rPr>
        <w:t xml:space="preserve"> be the distribution of a </w:t>
      </w:r>
      <w:r w:rsidRPr="00013BB9">
        <w:rPr>
          <w:rFonts w:asciiTheme="majorHAnsi" w:hAnsiTheme="majorHAnsi" w:cstheme="majorHAnsi"/>
          <w:b/>
          <w:bCs/>
        </w:rPr>
        <w:t>target subject</w:t>
      </w:r>
      <w:r w:rsidRPr="00013BB9">
        <w:rPr>
          <w:rFonts w:asciiTheme="majorHAnsi" w:hAnsiTheme="majorHAnsi" w:cstheme="majorHAnsi"/>
        </w:rPr>
        <w:t xml:space="preserve"> </w:t>
      </w:r>
      <m:oMath>
        <m:r>
          <w:rPr>
            <w:rFonts w:ascii="Cambria Math" w:hAnsi="Cambria Math" w:cstheme="majorHAnsi"/>
          </w:rPr>
          <m:t>t</m:t>
        </m:r>
      </m:oMath>
      <w:r w:rsidRPr="00013BB9">
        <w:rPr>
          <w:rFonts w:asciiTheme="majorHAnsi" w:hAnsiTheme="majorHAnsi" w:cstheme="majorHAnsi"/>
        </w:rPr>
        <w:t xml:space="preserve"> (new user, minimal annotations). Here </w:t>
      </w:r>
      <m:oMath>
        <m:sSup>
          <m:sSupPr>
            <m:ctrlPr>
              <w:rPr>
                <w:rFonts w:ascii="Cambria Math" w:hAnsi="Cambria Math" w:cstheme="majorHAnsi"/>
              </w:rPr>
            </m:ctrlPr>
          </m:sSupPr>
          <m:e>
            <m:r>
              <m:rPr>
                <m:sty m:val="b"/>
              </m:rPr>
              <w:rPr>
                <w:rFonts w:ascii="Cambria Math" w:hAnsi="Cambria Math" w:cstheme="majorHAnsi"/>
              </w:rPr>
              <m:t>q</m:t>
            </m:r>
          </m:e>
          <m:sup>
            <m:r>
              <w:rPr>
                <w:rFonts w:ascii="Cambria Math" w:hAnsi="Cambria Math" w:cstheme="majorHAnsi"/>
              </w:rPr>
              <m:t>s</m:t>
            </m:r>
          </m:sup>
        </m:sSup>
        <m:r>
          <m:rPr>
            <m:sty m:val="p"/>
          </m:rPr>
          <w:rPr>
            <w:rFonts w:ascii="Cambria Math" w:hAnsi="Cambria Math" w:cstheme="majorHAnsi"/>
          </w:rPr>
          <m:t>,</m:t>
        </m:r>
        <m:sSup>
          <m:sSupPr>
            <m:ctrlPr>
              <w:rPr>
                <w:rFonts w:ascii="Cambria Math" w:hAnsi="Cambria Math" w:cstheme="majorHAnsi"/>
              </w:rPr>
            </m:ctrlPr>
          </m:sSupPr>
          <m:e>
            <m:r>
              <m:rPr>
                <m:sty m:val="b"/>
              </m:rPr>
              <w:rPr>
                <w:rFonts w:ascii="Cambria Math" w:hAnsi="Cambria Math" w:cstheme="majorHAnsi"/>
              </w:rPr>
              <m:t>q</m:t>
            </m:r>
          </m:e>
          <m:sup>
            <m:r>
              <w:rPr>
                <w:rFonts w:ascii="Cambria Math" w:hAnsi="Cambria Math" w:cstheme="majorHAnsi"/>
              </w:rPr>
              <m:t>t</m:t>
            </m:r>
          </m:sup>
        </m:sSup>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p</m:t>
            </m:r>
          </m:sup>
        </m:sSup>
      </m:oMath>
      <w:r w:rsidRPr="00013BB9">
        <w:rPr>
          <w:rFonts w:asciiTheme="majorHAnsi" w:hAnsiTheme="majorHAnsi" w:cstheme="majorHAnsi"/>
        </w:rPr>
        <w:t xml:space="preserve"> denote gait feature vectors (joint angles, NvGRF, phase labels, anthropometric descriptors).</w:t>
      </w:r>
    </w:p>
    <w:p w14:paraId="621955D9"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 xml:space="preserve">The </w:t>
      </w:r>
      <w:r w:rsidRPr="00013BB9">
        <w:rPr>
          <w:rFonts w:asciiTheme="majorHAnsi" w:hAnsiTheme="majorHAnsi" w:cstheme="majorHAnsi"/>
          <w:b/>
          <w:bCs/>
        </w:rPr>
        <w:t>Wasserstein-2 distance</w:t>
      </w:r>
      <w:r w:rsidRPr="00013BB9">
        <w:rPr>
          <w:rFonts w:asciiTheme="majorHAnsi" w:hAnsiTheme="majorHAnsi" w:cstheme="majorHAnsi"/>
        </w:rPr>
        <w:t xml:space="preserve"> between source and target is:</w:t>
      </w:r>
    </w:p>
    <w:p w14:paraId="00FF5089" w14:textId="77777777" w:rsidR="00DA5D38" w:rsidRPr="00013BB9" w:rsidRDefault="00AD3D5C" w:rsidP="009A23FC">
      <w:pPr>
        <w:pStyle w:val="BodyText"/>
        <w:jc w:val="both"/>
        <w:rPr>
          <w:rFonts w:asciiTheme="majorHAnsi" w:hAnsiTheme="majorHAnsi" w:cstheme="majorHAnsi"/>
        </w:rPr>
      </w:pPr>
      <m:oMathPara>
        <m:oMathParaPr>
          <m:jc m:val="center"/>
        </m:oMathParaPr>
        <m:oMath>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2</m:t>
              </m:r>
            </m:sub>
          </m:sSub>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s</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t</m:t>
                  </m:r>
                </m:sub>
              </m:sSub>
            </m:e>
          </m:d>
          <m:r>
            <m:rPr>
              <m:sty m:val="p"/>
            </m:rPr>
            <w:rPr>
              <w:rFonts w:ascii="Cambria Math" w:hAnsi="Cambria Math" w:cstheme="majorHAnsi"/>
            </w:rPr>
            <m:t>=</m:t>
          </m:r>
          <m:sSup>
            <m:sSupPr>
              <m:ctrlPr>
                <w:rPr>
                  <w:rFonts w:ascii="Cambria Math" w:hAnsi="Cambria Math" w:cstheme="majorHAnsi"/>
                </w:rPr>
              </m:ctrlPr>
            </m:sSupPr>
            <m:e>
              <m:d>
                <m:dPr>
                  <m:ctrlPr>
                    <w:rPr>
                      <w:rFonts w:ascii="Cambria Math" w:hAnsi="Cambria Math" w:cstheme="majorHAnsi"/>
                    </w:rPr>
                  </m:ctrlPr>
                </m:dPr>
                <m:e>
                  <m:limLow>
                    <m:limLowPr>
                      <m:ctrlPr>
                        <w:rPr>
                          <w:rFonts w:ascii="Cambria Math" w:hAnsi="Cambria Math" w:cstheme="majorHAnsi"/>
                        </w:rPr>
                      </m:ctrlPr>
                    </m:limLowPr>
                    <m:e>
                      <m:r>
                        <m:rPr>
                          <m:sty m:val="p"/>
                        </m:rPr>
                        <w:rPr>
                          <w:rFonts w:ascii="Cambria Math" w:hAnsi="Cambria Math" w:cstheme="majorHAnsi"/>
                        </w:rPr>
                        <m:t>inf</m:t>
                      </m:r>
                    </m:e>
                    <m:lim>
                      <m:r>
                        <w:rPr>
                          <w:rFonts w:ascii="Cambria Math" w:hAnsi="Cambria Math" w:cstheme="majorHAnsi"/>
                        </w:rPr>
                        <m:t>γ</m:t>
                      </m:r>
                      <m:r>
                        <m:rPr>
                          <m:sty m:val="p"/>
                        </m:rPr>
                        <w:rPr>
                          <w:rFonts w:ascii="Cambria Math" w:hAnsi="Cambria Math" w:cstheme="majorHAnsi"/>
                        </w:rPr>
                        <m:t>∈</m:t>
                      </m:r>
                      <m:r>
                        <w:rPr>
                          <w:rFonts w:ascii="Cambria Math" w:hAnsi="Cambria Math" w:cstheme="majorHAnsi"/>
                        </w:rPr>
                        <m:t>Γ</m:t>
                      </m:r>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s</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t</m:t>
                              </m:r>
                            </m:sub>
                          </m:sSub>
                        </m:e>
                      </m:d>
                    </m:lim>
                  </m:limLow>
                  <m:nary>
                    <m:naryPr>
                      <m:limLoc m:val="subSup"/>
                      <m:supHide m:val="1"/>
                      <m:ctrlPr>
                        <w:rPr>
                          <w:rFonts w:ascii="Cambria Math" w:hAnsi="Cambria Math" w:cstheme="majorHAnsi"/>
                        </w:rPr>
                      </m:ctrlPr>
                    </m:naryPr>
                    <m:sub>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p</m:t>
                          </m:r>
                        </m:sup>
                      </m:sSup>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p</m:t>
                          </m:r>
                        </m:sup>
                      </m:sSup>
                    </m:sub>
                    <m:sup>
                      <m:r>
                        <w:rPr>
                          <w:rFonts w:ascii="Cambria Math" w:hAnsi="Cambria Math" w:cstheme="majorHAnsi"/>
                        </w:rPr>
                        <m:t>​</m:t>
                      </m:r>
                    </m:sup>
                    <m:e>
                      <m:r>
                        <m:rPr>
                          <m:sty m:val="p"/>
                        </m:rPr>
                        <w:rPr>
                          <w:rFonts w:ascii="Cambria Math" w:hAnsi="Cambria Math" w:cstheme="majorHAnsi"/>
                        </w:rPr>
                        <m:t>∥</m:t>
                      </m:r>
                    </m:e>
                  </m:nary>
                  <m:sSup>
                    <m:sSupPr>
                      <m:ctrlPr>
                        <w:rPr>
                          <w:rFonts w:ascii="Cambria Math" w:hAnsi="Cambria Math" w:cstheme="majorHAnsi"/>
                        </w:rPr>
                      </m:ctrlPr>
                    </m:sSupPr>
                    <m:e>
                      <m:r>
                        <m:rPr>
                          <m:sty m:val="b"/>
                        </m:rPr>
                        <w:rPr>
                          <w:rFonts w:ascii="Cambria Math" w:hAnsi="Cambria Math" w:cstheme="majorHAnsi"/>
                        </w:rPr>
                        <m:t>q</m:t>
                      </m:r>
                    </m:e>
                    <m:sup>
                      <m:r>
                        <w:rPr>
                          <w:rFonts w:ascii="Cambria Math" w:hAnsi="Cambria Math" w:cstheme="majorHAnsi"/>
                        </w:rPr>
                        <m:t>s</m:t>
                      </m:r>
                    </m:sup>
                  </m:sSup>
                  <m:r>
                    <m:rPr>
                      <m:sty m:val="p"/>
                    </m:rPr>
                    <w:rPr>
                      <w:rFonts w:ascii="Cambria Math" w:hAnsi="Cambria Math" w:cstheme="majorHAnsi"/>
                    </w:rPr>
                    <m:t>-</m:t>
                  </m:r>
                  <m:sSup>
                    <m:sSupPr>
                      <m:ctrlPr>
                        <w:rPr>
                          <w:rFonts w:ascii="Cambria Math" w:hAnsi="Cambria Math" w:cstheme="majorHAnsi"/>
                        </w:rPr>
                      </m:ctrlPr>
                    </m:sSupPr>
                    <m:e>
                      <m:r>
                        <m:rPr>
                          <m:sty m:val="b"/>
                        </m:rPr>
                        <w:rPr>
                          <w:rFonts w:ascii="Cambria Math" w:hAnsi="Cambria Math" w:cstheme="majorHAnsi"/>
                        </w:rPr>
                        <m:t>q</m:t>
                      </m:r>
                    </m:e>
                    <m:sup>
                      <m:r>
                        <w:rPr>
                          <w:rFonts w:ascii="Cambria Math" w:hAnsi="Cambria Math" w:cstheme="majorHAnsi"/>
                        </w:rPr>
                        <m:t>t</m:t>
                      </m:r>
                    </m:sup>
                  </m:sSup>
                  <m:sSup>
                    <m:sSupPr>
                      <m:ctrlPr>
                        <w:rPr>
                          <w:rFonts w:ascii="Cambria Math" w:hAnsi="Cambria Math" w:cstheme="majorHAnsi"/>
                        </w:rPr>
                      </m:ctrlPr>
                    </m:sSupPr>
                    <m:e>
                      <m:r>
                        <m:rPr>
                          <m:sty m:val="p"/>
                        </m:rPr>
                        <w:rPr>
                          <w:rFonts w:ascii="Cambria Math" w:hAnsi="Cambria Math" w:cstheme="majorHAnsi"/>
                        </w:rPr>
                        <m:t>∥</m:t>
                      </m:r>
                    </m:e>
                    <m:sup>
                      <m:r>
                        <w:rPr>
                          <w:rFonts w:ascii="Cambria Math" w:hAnsi="Cambria Math" w:cstheme="majorHAnsi"/>
                        </w:rPr>
                        <m:t>2</m:t>
                      </m:r>
                    </m:sup>
                  </m:sSup>
                  <m:r>
                    <w:rPr>
                      <w:rFonts w:ascii="Cambria Math" w:hAnsi="Cambria Math" w:cstheme="majorHAnsi"/>
                    </w:rPr>
                    <m:t> dγ</m:t>
                  </m:r>
                  <m:d>
                    <m:dPr>
                      <m:ctrlPr>
                        <w:rPr>
                          <w:rFonts w:ascii="Cambria Math" w:hAnsi="Cambria Math" w:cstheme="majorHAnsi"/>
                        </w:rPr>
                      </m:ctrlPr>
                    </m:dPr>
                    <m:e>
                      <m:sSup>
                        <m:sSupPr>
                          <m:ctrlPr>
                            <w:rPr>
                              <w:rFonts w:ascii="Cambria Math" w:hAnsi="Cambria Math" w:cstheme="majorHAnsi"/>
                            </w:rPr>
                          </m:ctrlPr>
                        </m:sSupPr>
                        <m:e>
                          <m:r>
                            <m:rPr>
                              <m:sty m:val="b"/>
                            </m:rPr>
                            <w:rPr>
                              <w:rFonts w:ascii="Cambria Math" w:hAnsi="Cambria Math" w:cstheme="majorHAnsi"/>
                            </w:rPr>
                            <m:t>q</m:t>
                          </m:r>
                        </m:e>
                        <m:sup>
                          <m:r>
                            <w:rPr>
                              <w:rFonts w:ascii="Cambria Math" w:hAnsi="Cambria Math" w:cstheme="majorHAnsi"/>
                            </w:rPr>
                            <m:t>s</m:t>
                          </m:r>
                        </m:sup>
                      </m:sSup>
                      <m:r>
                        <m:rPr>
                          <m:sty m:val="p"/>
                        </m:rPr>
                        <w:rPr>
                          <w:rFonts w:ascii="Cambria Math" w:hAnsi="Cambria Math" w:cstheme="majorHAnsi"/>
                        </w:rPr>
                        <m:t>,</m:t>
                      </m:r>
                      <m:sSup>
                        <m:sSupPr>
                          <m:ctrlPr>
                            <w:rPr>
                              <w:rFonts w:ascii="Cambria Math" w:hAnsi="Cambria Math" w:cstheme="majorHAnsi"/>
                            </w:rPr>
                          </m:ctrlPr>
                        </m:sSupPr>
                        <m:e>
                          <m:r>
                            <m:rPr>
                              <m:sty m:val="b"/>
                            </m:rPr>
                            <w:rPr>
                              <w:rFonts w:ascii="Cambria Math" w:hAnsi="Cambria Math" w:cstheme="majorHAnsi"/>
                            </w:rPr>
                            <m:t>q</m:t>
                          </m:r>
                        </m:e>
                        <m:sup>
                          <m:r>
                            <w:rPr>
                              <w:rFonts w:ascii="Cambria Math" w:hAnsi="Cambria Math" w:cstheme="majorHAnsi"/>
                            </w:rPr>
                            <m:t>t</m:t>
                          </m:r>
                        </m:sup>
                      </m:sSup>
                    </m:e>
                  </m:d>
                </m:e>
              </m:d>
            </m:e>
            <m:sup>
              <m:r>
                <w:rPr>
                  <w:rFonts w:ascii="Cambria Math" w:hAnsi="Cambria Math" w:cstheme="majorHAnsi"/>
                </w:rPr>
                <m:t>1</m:t>
              </m:r>
              <m:r>
                <m:rPr>
                  <m:sty m:val="p"/>
                </m:rPr>
                <w:rPr>
                  <w:rFonts w:ascii="Cambria Math" w:hAnsi="Cambria Math" w:cstheme="majorHAnsi"/>
                </w:rPr>
                <m:t>/</m:t>
              </m:r>
              <m:r>
                <w:rPr>
                  <w:rFonts w:ascii="Cambria Math" w:hAnsi="Cambria Math" w:cstheme="majorHAnsi"/>
                </w:rPr>
                <m:t>2</m:t>
              </m:r>
            </m:sup>
          </m:sSup>
        </m:oMath>
      </m:oMathPara>
    </w:p>
    <w:p w14:paraId="5DC13E0E"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where </w:t>
      </w:r>
      <m:oMath>
        <m:r>
          <w:rPr>
            <w:rFonts w:ascii="Cambria Math" w:hAnsi="Cambria Math" w:cstheme="majorHAnsi"/>
          </w:rPr>
          <m:t>Γ</m:t>
        </m:r>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s</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t</m:t>
                </m:r>
              </m:sub>
            </m:sSub>
          </m:e>
        </m:d>
      </m:oMath>
      <w:r w:rsidRPr="00013BB9">
        <w:rPr>
          <w:rFonts w:asciiTheme="majorHAnsi" w:hAnsiTheme="majorHAnsi" w:cstheme="majorHAnsi"/>
        </w:rPr>
        <w:t xml:space="preserve"> is the set of all joint distributions (transport plans) with marginals </w:t>
      </w:r>
      <m:oMath>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s</m:t>
            </m:r>
          </m:sub>
        </m:sSub>
      </m:oMath>
      <w:r w:rsidRPr="00013BB9">
        <w:rPr>
          <w:rFonts w:asciiTheme="majorHAnsi" w:hAnsiTheme="majorHAnsi" w:cstheme="majorHAnsi"/>
        </w:rPr>
        <w:t xml:space="preserve"> and </w:t>
      </w:r>
      <m:oMath>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t</m:t>
            </m:r>
          </m:sub>
        </m:sSub>
      </m:oMath>
      <w:r w:rsidRPr="00013BB9">
        <w:rPr>
          <w:rFonts w:asciiTheme="majorHAnsi" w:hAnsiTheme="majorHAnsi" w:cstheme="majorHAnsi"/>
        </w:rPr>
        <w:t>.</w:t>
      </w:r>
    </w:p>
    <w:p w14:paraId="59769852"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 xml:space="preserve">The optimal transport map </w:t>
      </w:r>
      <m:oMath>
        <m:sSup>
          <m:sSupPr>
            <m:ctrlPr>
              <w:rPr>
                <w:rFonts w:ascii="Cambria Math" w:hAnsi="Cambria Math" w:cstheme="majorHAnsi"/>
              </w:rPr>
            </m:ctrlPr>
          </m:sSupPr>
          <m:e>
            <m:r>
              <w:rPr>
                <w:rFonts w:ascii="Cambria Math" w:hAnsi="Cambria Math" w:cstheme="majorHAnsi"/>
              </w:rPr>
              <m:t>T</m:t>
            </m:r>
          </m:e>
          <m:sup>
            <m:r>
              <m:rPr>
                <m:sty m:val="p"/>
              </m:rPr>
              <w:rPr>
                <w:rFonts w:ascii="Cambria Math" w:hAnsi="Cambria Math" w:cstheme="majorHAnsi"/>
              </w:rPr>
              <m:t>*</m:t>
            </m:r>
          </m:sup>
        </m:sSup>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p</m:t>
            </m:r>
          </m:sup>
        </m:sSup>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p</m:t>
            </m:r>
          </m:sup>
        </m:sSup>
      </m:oMath>
      <w:r w:rsidRPr="00013BB9">
        <w:rPr>
          <w:rFonts w:asciiTheme="majorHAnsi" w:hAnsiTheme="majorHAnsi" w:cstheme="majorHAnsi"/>
        </w:rPr>
        <w:t xml:space="preserve"> is obtained via solution of the discrete optimal transport problem using the Sinkhorn algorithm (Cuturi, 2013):</w:t>
      </w:r>
    </w:p>
    <w:p w14:paraId="35BE630C" w14:textId="77777777" w:rsidR="00DA5D38" w:rsidRPr="00013BB9" w:rsidRDefault="00AD3D5C" w:rsidP="009A23FC">
      <w:pPr>
        <w:pStyle w:val="BodyText"/>
        <w:jc w:val="both"/>
        <w:rPr>
          <w:rFonts w:asciiTheme="majorHAnsi" w:hAnsiTheme="majorHAnsi" w:cstheme="majorHAnsi"/>
        </w:rPr>
      </w:pPr>
      <m:oMathPara>
        <m:oMathParaPr>
          <m:jc m:val="center"/>
        </m:oMathParaPr>
        <m:oMath>
          <m:sSup>
            <m:sSupPr>
              <m:ctrlPr>
                <w:rPr>
                  <w:rFonts w:ascii="Cambria Math" w:hAnsi="Cambria Math" w:cstheme="majorHAnsi"/>
                </w:rPr>
              </m:ctrlPr>
            </m:sSupPr>
            <m:e>
              <m:r>
                <m:rPr>
                  <m:sty m:val="b"/>
                </m:rPr>
                <w:rPr>
                  <w:rFonts w:ascii="Cambria Math" w:hAnsi="Cambria Math" w:cstheme="majorHAnsi"/>
                </w:rPr>
                <m:t>P</m:t>
              </m:r>
            </m:e>
            <m:sup>
              <m:r>
                <m:rPr>
                  <m:sty m:val="p"/>
                </m:rPr>
                <w:rPr>
                  <w:rFonts w:ascii="Cambria Math" w:hAnsi="Cambria Math" w:cstheme="majorHAnsi"/>
                </w:rPr>
                <m:t>*</m:t>
              </m:r>
            </m:sup>
          </m:sSup>
          <m:r>
            <m:rPr>
              <m:sty m:val="p"/>
            </m:rPr>
            <w:rPr>
              <w:rFonts w:ascii="Cambria Math" w:hAnsi="Cambria Math" w:cstheme="majorHAnsi"/>
            </w:rPr>
            <m:t>=arg</m:t>
          </m:r>
          <m:limLow>
            <m:limLowPr>
              <m:ctrlPr>
                <w:rPr>
                  <w:rFonts w:ascii="Cambria Math" w:hAnsi="Cambria Math" w:cstheme="majorHAnsi"/>
                </w:rPr>
              </m:ctrlPr>
            </m:limLowPr>
            <m:e>
              <m:r>
                <m:rPr>
                  <m:sty m:val="p"/>
                </m:rPr>
                <w:rPr>
                  <w:rFonts w:ascii="Cambria Math" w:hAnsi="Cambria Math" w:cstheme="majorHAnsi"/>
                </w:rPr>
                <m:t>min</m:t>
              </m:r>
            </m:e>
            <m:lim>
              <m:r>
                <m:rPr>
                  <m:sty m:val="b"/>
                </m:rPr>
                <w:rPr>
                  <w:rFonts w:ascii="Cambria Math" w:hAnsi="Cambria Math" w:cstheme="majorHAnsi"/>
                </w:rPr>
                <m:t>P</m:t>
              </m:r>
              <m:r>
                <m:rPr>
                  <m:scr m:val="script"/>
                  <m:sty m:val="p"/>
                </m:rPr>
                <w:rPr>
                  <w:rFonts w:ascii="Cambria Math" w:hAnsi="Cambria Math" w:cstheme="majorHAnsi"/>
                </w:rPr>
                <m:t>∈U</m:t>
              </m:r>
              <m:d>
                <m:dPr>
                  <m:ctrlPr>
                    <w:rPr>
                      <w:rFonts w:ascii="Cambria Math" w:hAnsi="Cambria Math" w:cstheme="majorHAnsi"/>
                    </w:rPr>
                  </m:ctrlPr>
                </m:dPr>
                <m:e>
                  <m:r>
                    <m:rPr>
                      <m:sty m:val="b"/>
                    </m:rPr>
                    <w:rPr>
                      <w:rFonts w:ascii="Cambria Math" w:hAnsi="Cambria Math" w:cstheme="majorHAnsi"/>
                    </w:rPr>
                    <m:t>a</m:t>
                  </m:r>
                  <m:r>
                    <m:rPr>
                      <m:sty m:val="p"/>
                    </m:rPr>
                    <w:rPr>
                      <w:rFonts w:ascii="Cambria Math" w:hAnsi="Cambria Math" w:cstheme="majorHAnsi"/>
                    </w:rPr>
                    <m:t>,</m:t>
                  </m:r>
                  <m:r>
                    <m:rPr>
                      <m:sty m:val="b"/>
                    </m:rPr>
                    <w:rPr>
                      <w:rFonts w:ascii="Cambria Math" w:hAnsi="Cambria Math" w:cstheme="majorHAnsi"/>
                    </w:rPr>
                    <m:t>b</m:t>
                  </m:r>
                </m:e>
              </m:d>
            </m:lim>
          </m:limLow>
          <m:r>
            <m:rPr>
              <m:sty m:val="p"/>
            </m:rPr>
            <w:rPr>
              <w:rFonts w:ascii="Cambria Math" w:hAnsi="Cambria Math" w:cstheme="majorHAnsi"/>
            </w:rPr>
            <m:t>⟨</m:t>
          </m:r>
          <m:r>
            <m:rPr>
              <m:sty m:val="b"/>
            </m:rPr>
            <w:rPr>
              <w:rFonts w:ascii="Cambria Math" w:hAnsi="Cambria Math" w:cstheme="majorHAnsi"/>
            </w:rPr>
            <m:t>C</m:t>
          </m:r>
          <m:r>
            <m:rPr>
              <m:sty m:val="p"/>
            </m:rPr>
            <w:rPr>
              <w:rFonts w:ascii="Cambria Math" w:hAnsi="Cambria Math" w:cstheme="majorHAnsi"/>
            </w:rPr>
            <m:t>,</m:t>
          </m:r>
          <m:r>
            <m:rPr>
              <m:sty m:val="b"/>
            </m:rPr>
            <w:rPr>
              <w:rFonts w:ascii="Cambria Math" w:hAnsi="Cambria Math" w:cstheme="majorHAnsi"/>
            </w:rPr>
            <m:t>P</m:t>
          </m:r>
          <m:r>
            <m:rPr>
              <m:sty m:val="p"/>
            </m:rPr>
            <w:rPr>
              <w:rFonts w:ascii="Cambria Math" w:hAnsi="Cambria Math" w:cstheme="majorHAnsi"/>
            </w:rPr>
            <m:t>⟩-</m:t>
          </m:r>
          <m:r>
            <w:rPr>
              <w:rFonts w:ascii="Cambria Math" w:hAnsi="Cambria Math" w:cstheme="majorHAnsi"/>
            </w:rPr>
            <m:t>ϵ H</m:t>
          </m:r>
          <m:d>
            <m:dPr>
              <m:ctrlPr>
                <w:rPr>
                  <w:rFonts w:ascii="Cambria Math" w:hAnsi="Cambria Math" w:cstheme="majorHAnsi"/>
                </w:rPr>
              </m:ctrlPr>
            </m:dPr>
            <m:e>
              <m:r>
                <m:rPr>
                  <m:sty m:val="b"/>
                </m:rPr>
                <w:rPr>
                  <w:rFonts w:ascii="Cambria Math" w:hAnsi="Cambria Math" w:cstheme="majorHAnsi"/>
                </w:rPr>
                <m:t>P</m:t>
              </m:r>
            </m:e>
          </m:d>
        </m:oMath>
      </m:oMathPara>
    </w:p>
    <w:p w14:paraId="63EA945B"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where </w:t>
      </w:r>
      <m:oMath>
        <m:sSub>
          <m:sSubPr>
            <m:ctrlPr>
              <w:rPr>
                <w:rFonts w:ascii="Cambria Math" w:hAnsi="Cambria Math" w:cstheme="majorHAnsi"/>
              </w:rPr>
            </m:ctrlPr>
          </m:sSubPr>
          <m:e>
            <m:r>
              <m:rPr>
                <m:sty m:val="b"/>
              </m:rPr>
              <w:rPr>
                <w:rFonts w:ascii="Cambria Math" w:hAnsi="Cambria Math" w:cstheme="majorHAnsi"/>
              </w:rPr>
              <m:t>C</m:t>
            </m:r>
          </m:e>
          <m:sub>
            <m:r>
              <w:rPr>
                <w:rFonts w:ascii="Cambria Math" w:hAnsi="Cambria Math" w:cstheme="majorHAnsi"/>
              </w:rPr>
              <m:t>ij</m:t>
            </m:r>
          </m:sub>
        </m:sSub>
        <m:r>
          <m:rPr>
            <m:sty m:val="p"/>
          </m:rPr>
          <w:rPr>
            <w:rFonts w:ascii="Cambria Math" w:hAnsi="Cambria Math" w:cstheme="majorHAnsi"/>
          </w:rPr>
          <m:t>=∥</m:t>
        </m:r>
        <m:sSubSup>
          <m:sSubSupPr>
            <m:ctrlPr>
              <w:rPr>
                <w:rFonts w:ascii="Cambria Math" w:hAnsi="Cambria Math" w:cstheme="majorHAnsi"/>
              </w:rPr>
            </m:ctrlPr>
          </m:sSubSupPr>
          <m:e>
            <m:r>
              <m:rPr>
                <m:sty m:val="b"/>
              </m:rPr>
              <w:rPr>
                <w:rFonts w:ascii="Cambria Math" w:hAnsi="Cambria Math" w:cstheme="majorHAnsi"/>
              </w:rPr>
              <m:t>q</m:t>
            </m:r>
          </m:e>
          <m:sub>
            <m:r>
              <w:rPr>
                <w:rFonts w:ascii="Cambria Math" w:hAnsi="Cambria Math" w:cstheme="majorHAnsi"/>
              </w:rPr>
              <m:t>i</m:t>
            </m:r>
          </m:sub>
          <m:sup>
            <m:r>
              <w:rPr>
                <w:rFonts w:ascii="Cambria Math" w:hAnsi="Cambria Math" w:cstheme="majorHAnsi"/>
              </w:rPr>
              <m:t>s</m:t>
            </m:r>
          </m:sup>
        </m:sSubSup>
        <m:r>
          <m:rPr>
            <m:sty m:val="p"/>
          </m:rPr>
          <w:rPr>
            <w:rFonts w:ascii="Cambria Math" w:hAnsi="Cambria Math" w:cstheme="majorHAnsi"/>
          </w:rPr>
          <m:t>-</m:t>
        </m:r>
        <m:sSubSup>
          <m:sSubSupPr>
            <m:ctrlPr>
              <w:rPr>
                <w:rFonts w:ascii="Cambria Math" w:hAnsi="Cambria Math" w:cstheme="majorHAnsi"/>
              </w:rPr>
            </m:ctrlPr>
          </m:sSubSupPr>
          <m:e>
            <m:r>
              <m:rPr>
                <m:sty m:val="b"/>
              </m:rPr>
              <w:rPr>
                <w:rFonts w:ascii="Cambria Math" w:hAnsi="Cambria Math" w:cstheme="majorHAnsi"/>
              </w:rPr>
              <m:t>q</m:t>
            </m:r>
          </m:e>
          <m:sub>
            <m:r>
              <w:rPr>
                <w:rFonts w:ascii="Cambria Math" w:hAnsi="Cambria Math" w:cstheme="majorHAnsi"/>
              </w:rPr>
              <m:t>j</m:t>
            </m:r>
          </m:sub>
          <m:sup>
            <m:r>
              <w:rPr>
                <w:rFonts w:ascii="Cambria Math" w:hAnsi="Cambria Math" w:cstheme="majorHAnsi"/>
              </w:rPr>
              <m:t>t</m:t>
            </m:r>
          </m:sup>
        </m:sSubSup>
        <m:sSup>
          <m:sSupPr>
            <m:ctrlPr>
              <w:rPr>
                <w:rFonts w:ascii="Cambria Math" w:hAnsi="Cambria Math" w:cstheme="majorHAnsi"/>
              </w:rPr>
            </m:ctrlPr>
          </m:sSupPr>
          <m:e>
            <m:r>
              <m:rPr>
                <m:sty m:val="p"/>
              </m:rPr>
              <w:rPr>
                <w:rFonts w:ascii="Cambria Math" w:hAnsi="Cambria Math" w:cstheme="majorHAnsi"/>
              </w:rPr>
              <m:t>∥</m:t>
            </m:r>
          </m:e>
          <m:sup>
            <m:r>
              <w:rPr>
                <w:rFonts w:ascii="Cambria Math" w:hAnsi="Cambria Math" w:cstheme="majorHAnsi"/>
              </w:rPr>
              <m:t>2</m:t>
            </m:r>
          </m:sup>
        </m:sSup>
      </m:oMath>
      <w:r w:rsidRPr="00013BB9">
        <w:rPr>
          <w:rFonts w:asciiTheme="majorHAnsi" w:hAnsiTheme="majorHAnsi" w:cstheme="majorHAnsi"/>
        </w:rPr>
        <w:t xml:space="preserve"> is the cost matrix, </w:t>
      </w:r>
      <m:oMath>
        <m:r>
          <w:rPr>
            <w:rFonts w:ascii="Cambria Math" w:hAnsi="Cambria Math" w:cstheme="majorHAnsi"/>
          </w:rPr>
          <m:t>H</m:t>
        </m:r>
        <m:d>
          <m:dPr>
            <m:ctrlPr>
              <w:rPr>
                <w:rFonts w:ascii="Cambria Math" w:hAnsi="Cambria Math" w:cstheme="majorHAnsi"/>
              </w:rPr>
            </m:ctrlPr>
          </m:dPr>
          <m:e>
            <m:r>
              <m:rPr>
                <m:sty m:val="b"/>
              </m:rPr>
              <w:rPr>
                <w:rFonts w:ascii="Cambria Math" w:hAnsi="Cambria Math" w:cstheme="majorHAnsi"/>
              </w:rPr>
              <m:t>P</m:t>
            </m:r>
          </m:e>
        </m:d>
        <m:r>
          <m:rPr>
            <m:sty m:val="p"/>
          </m:rPr>
          <w:rPr>
            <w:rFonts w:ascii="Cambria Math" w:hAnsi="Cambria Math" w:cstheme="majorHAnsi"/>
          </w:rPr>
          <m:t>=-</m:t>
        </m:r>
        <m:nary>
          <m:naryPr>
            <m:chr m:val="∑"/>
            <m:limLoc m:val="undOvr"/>
            <m:supHide m:val="1"/>
            <m:ctrlPr>
              <w:rPr>
                <w:rFonts w:ascii="Cambria Math" w:hAnsi="Cambria Math" w:cstheme="majorHAnsi"/>
              </w:rPr>
            </m:ctrlPr>
          </m:naryPr>
          <m:sub>
            <m:r>
              <w:rPr>
                <w:rFonts w:ascii="Cambria Math" w:hAnsi="Cambria Math" w:cstheme="majorHAnsi"/>
              </w:rPr>
              <m:t>ij</m:t>
            </m:r>
          </m:sub>
          <m:sup>
            <m:r>
              <w:rPr>
                <w:rFonts w:ascii="Cambria Math" w:hAnsi="Cambria Math" w:cstheme="majorHAnsi"/>
              </w:rPr>
              <m:t>​</m:t>
            </m:r>
          </m:sup>
          <m:e>
            <m:sSub>
              <m:sSubPr>
                <m:ctrlPr>
                  <w:rPr>
                    <w:rFonts w:ascii="Cambria Math" w:hAnsi="Cambria Math" w:cstheme="majorHAnsi"/>
                  </w:rPr>
                </m:ctrlPr>
              </m:sSubPr>
              <m:e>
                <m:r>
                  <w:rPr>
                    <w:rFonts w:ascii="Cambria Math" w:hAnsi="Cambria Math" w:cstheme="majorHAnsi"/>
                  </w:rPr>
                  <m:t>P</m:t>
                </m:r>
              </m:e>
              <m:sub>
                <m:r>
                  <w:rPr>
                    <w:rFonts w:ascii="Cambria Math" w:hAnsi="Cambria Math" w:cstheme="majorHAnsi"/>
                  </w:rPr>
                  <m:t>ij</m:t>
                </m:r>
              </m:sub>
            </m:sSub>
          </m:e>
        </m:nary>
        <m:r>
          <m:rPr>
            <m:sty m:val="p"/>
          </m:rPr>
          <w:rPr>
            <w:rFonts w:ascii="Cambria Math" w:hAnsi="Cambria Math" w:cstheme="majorHAnsi"/>
          </w:rPr>
          <m:t>log</m:t>
        </m:r>
        <m:sSub>
          <m:sSubPr>
            <m:ctrlPr>
              <w:rPr>
                <w:rFonts w:ascii="Cambria Math" w:hAnsi="Cambria Math" w:cstheme="majorHAnsi"/>
              </w:rPr>
            </m:ctrlPr>
          </m:sSubPr>
          <m:e>
            <m:r>
              <w:rPr>
                <w:rFonts w:ascii="Cambria Math" w:hAnsi="Cambria Math" w:cstheme="majorHAnsi"/>
              </w:rPr>
              <m:t>P</m:t>
            </m:r>
          </m:e>
          <m:sub>
            <m:r>
              <w:rPr>
                <w:rFonts w:ascii="Cambria Math" w:hAnsi="Cambria Math" w:cstheme="majorHAnsi"/>
              </w:rPr>
              <m:t>ij</m:t>
            </m:r>
          </m:sub>
        </m:sSub>
      </m:oMath>
      <w:r w:rsidRPr="00013BB9">
        <w:rPr>
          <w:rFonts w:asciiTheme="majorHAnsi" w:hAnsiTheme="majorHAnsi" w:cstheme="majorHAnsi"/>
        </w:rPr>
        <w:t xml:space="preserve"> is the entropic regularization, </w:t>
      </w:r>
      <m:oMath>
        <m:r>
          <w:rPr>
            <w:rFonts w:ascii="Cambria Math" w:hAnsi="Cambria Math" w:cstheme="majorHAnsi"/>
          </w:rPr>
          <m:t>ϵ</m:t>
        </m:r>
        <m:r>
          <m:rPr>
            <m:sty m:val="p"/>
          </m:rPr>
          <w:rPr>
            <w:rFonts w:ascii="Cambria Math" w:hAnsi="Cambria Math" w:cstheme="majorHAnsi"/>
          </w:rPr>
          <m:t>&gt;</m:t>
        </m:r>
        <m:r>
          <w:rPr>
            <w:rFonts w:ascii="Cambria Math" w:hAnsi="Cambria Math" w:cstheme="majorHAnsi"/>
          </w:rPr>
          <m:t>0</m:t>
        </m:r>
      </m:oMath>
      <w:r w:rsidRPr="00013BB9">
        <w:rPr>
          <w:rFonts w:asciiTheme="majorHAnsi" w:hAnsiTheme="majorHAnsi" w:cstheme="majorHAnsi"/>
        </w:rPr>
        <w:t xml:space="preserve"> is the regularization parameter, and </w:t>
      </w:r>
      <m:oMath>
        <m:r>
          <m:rPr>
            <m:scr m:val="script"/>
            <m:sty m:val="p"/>
          </m:rPr>
          <w:rPr>
            <w:rFonts w:ascii="Cambria Math" w:hAnsi="Cambria Math" w:cstheme="majorHAnsi"/>
          </w:rPr>
          <m:t>U</m:t>
        </m:r>
        <m:d>
          <m:dPr>
            <m:ctrlPr>
              <w:rPr>
                <w:rFonts w:ascii="Cambria Math" w:hAnsi="Cambria Math" w:cstheme="majorHAnsi"/>
              </w:rPr>
            </m:ctrlPr>
          </m:dPr>
          <m:e>
            <m:r>
              <m:rPr>
                <m:sty m:val="b"/>
              </m:rPr>
              <w:rPr>
                <w:rFonts w:ascii="Cambria Math" w:hAnsi="Cambria Math" w:cstheme="majorHAnsi"/>
              </w:rPr>
              <m:t>a</m:t>
            </m:r>
            <m:r>
              <m:rPr>
                <m:sty m:val="p"/>
              </m:rPr>
              <w:rPr>
                <w:rFonts w:ascii="Cambria Math" w:hAnsi="Cambria Math" w:cstheme="majorHAnsi"/>
              </w:rPr>
              <m:t>,</m:t>
            </m:r>
            <m:r>
              <m:rPr>
                <m:sty m:val="b"/>
              </m:rPr>
              <w:rPr>
                <w:rFonts w:ascii="Cambria Math" w:hAnsi="Cambria Math" w:cstheme="majorHAnsi"/>
              </w:rPr>
              <m:t>b</m:t>
            </m:r>
          </m:e>
        </m:d>
      </m:oMath>
      <w:r w:rsidRPr="00013BB9">
        <w:rPr>
          <w:rFonts w:asciiTheme="majorHAnsi" w:hAnsiTheme="majorHAnsi" w:cstheme="majorHAnsi"/>
        </w:rPr>
        <w:t xml:space="preserve"> is the set of doubly stochastic matrices with marginals </w:t>
      </w:r>
      <m:oMath>
        <m:r>
          <m:rPr>
            <m:sty m:val="b"/>
          </m:rPr>
          <w:rPr>
            <w:rFonts w:ascii="Cambria Math" w:hAnsi="Cambria Math" w:cstheme="majorHAnsi"/>
          </w:rPr>
          <m:t>a</m:t>
        </m:r>
        <m:r>
          <m:rPr>
            <m:sty m:val="p"/>
          </m:rPr>
          <w:rPr>
            <w:rFonts w:ascii="Cambria Math" w:hAnsi="Cambria Math" w:cstheme="majorHAnsi"/>
          </w:rPr>
          <m:t>=</m:t>
        </m:r>
        <m:r>
          <m:rPr>
            <m:sty m:val="b"/>
          </m:rPr>
          <w:rPr>
            <w:rFonts w:ascii="Cambria Math" w:hAnsi="Cambria Math" w:cstheme="majorHAnsi"/>
          </w:rPr>
          <m:t>1</m:t>
        </m:r>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s</m:t>
            </m:r>
          </m:sub>
        </m:sSub>
      </m:oMath>
      <w:r w:rsidRPr="00013BB9">
        <w:rPr>
          <w:rFonts w:asciiTheme="majorHAnsi" w:hAnsiTheme="majorHAnsi" w:cstheme="majorHAnsi"/>
        </w:rPr>
        <w:t xml:space="preserve"> and </w:t>
      </w:r>
      <m:oMath>
        <m:r>
          <m:rPr>
            <m:sty m:val="b"/>
          </m:rPr>
          <w:rPr>
            <w:rFonts w:ascii="Cambria Math" w:hAnsi="Cambria Math" w:cstheme="majorHAnsi"/>
          </w:rPr>
          <m:t>b</m:t>
        </m:r>
        <m:r>
          <m:rPr>
            <m:sty m:val="p"/>
          </m:rPr>
          <w:rPr>
            <w:rFonts w:ascii="Cambria Math" w:hAnsi="Cambria Math" w:cstheme="majorHAnsi"/>
          </w:rPr>
          <m:t>=</m:t>
        </m:r>
        <m:r>
          <m:rPr>
            <m:sty m:val="b"/>
          </m:rPr>
          <w:rPr>
            <w:rFonts w:ascii="Cambria Math" w:hAnsi="Cambria Math" w:cstheme="majorHAnsi"/>
          </w:rPr>
          <m:t>1</m:t>
        </m:r>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t</m:t>
            </m:r>
          </m:sub>
        </m:sSub>
      </m:oMath>
      <w:r w:rsidRPr="00013BB9">
        <w:rPr>
          <w:rFonts w:asciiTheme="majorHAnsi" w:hAnsiTheme="majorHAnsi" w:cstheme="majorHAnsi"/>
        </w:rPr>
        <w:t>.</w:t>
      </w:r>
    </w:p>
    <w:p w14:paraId="394A4E76"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 xml:space="preserve">The transported target representation </w:t>
      </w:r>
      <m:oMath>
        <m:sSubSup>
          <m:sSubSupPr>
            <m:ctrlPr>
              <w:rPr>
                <w:rFonts w:ascii="Cambria Math" w:hAnsi="Cambria Math" w:cstheme="majorHAnsi"/>
              </w:rPr>
            </m:ctrlPr>
          </m:sSubSupPr>
          <m:e>
            <m:acc>
              <m:accPr>
                <m:ctrlPr>
                  <w:rPr>
                    <w:rFonts w:ascii="Cambria Math" w:hAnsi="Cambria Math" w:cstheme="majorHAnsi"/>
                  </w:rPr>
                </m:ctrlPr>
              </m:accPr>
              <m:e>
                <m:r>
                  <m:rPr>
                    <m:sty m:val="b"/>
                  </m:rPr>
                  <w:rPr>
                    <w:rFonts w:ascii="Cambria Math" w:hAnsi="Cambria Math" w:cstheme="majorHAnsi"/>
                  </w:rPr>
                  <m:t>q</m:t>
                </m:r>
              </m:e>
            </m:acc>
          </m:e>
          <m:sub>
            <m:r>
              <w:rPr>
                <w:rFonts w:ascii="Cambria Math" w:hAnsi="Cambria Math" w:cstheme="majorHAnsi"/>
              </w:rPr>
              <m:t>j</m:t>
            </m:r>
          </m:sub>
          <m:sup>
            <m:r>
              <w:rPr>
                <w:rFonts w:ascii="Cambria Math" w:hAnsi="Cambria Math" w:cstheme="majorHAnsi"/>
              </w:rPr>
              <m:t>t</m:t>
            </m:r>
          </m:sup>
        </m:sSubSup>
        <m:r>
          <m:rPr>
            <m:sty m:val="p"/>
          </m:rPr>
          <w:rPr>
            <w:rFonts w:ascii="Cambria Math" w:hAnsi="Cambria Math" w:cstheme="majorHAnsi"/>
          </w:rPr>
          <m:t>=</m:t>
        </m:r>
        <m:sSup>
          <m:sSupPr>
            <m:ctrlPr>
              <w:rPr>
                <w:rFonts w:ascii="Cambria Math" w:hAnsi="Cambria Math" w:cstheme="majorHAnsi"/>
              </w:rPr>
            </m:ctrlPr>
          </m:sSupPr>
          <m:e>
            <m:r>
              <w:rPr>
                <w:rFonts w:ascii="Cambria Math" w:hAnsi="Cambria Math" w:cstheme="majorHAnsi"/>
              </w:rPr>
              <m:t>T</m:t>
            </m:r>
          </m:e>
          <m:sup>
            <m:r>
              <m:rPr>
                <m:sty m:val="p"/>
              </m:rPr>
              <w:rPr>
                <w:rFonts w:ascii="Cambria Math" w:hAnsi="Cambria Math" w:cstheme="majorHAnsi"/>
              </w:rPr>
              <m:t>*</m:t>
            </m:r>
          </m:sup>
        </m:sSup>
        <m:d>
          <m:dPr>
            <m:ctrlPr>
              <w:rPr>
                <w:rFonts w:ascii="Cambria Math" w:hAnsi="Cambria Math" w:cstheme="majorHAnsi"/>
              </w:rPr>
            </m:ctrlPr>
          </m:dPr>
          <m:e>
            <m:sSubSup>
              <m:sSubSupPr>
                <m:ctrlPr>
                  <w:rPr>
                    <w:rFonts w:ascii="Cambria Math" w:hAnsi="Cambria Math" w:cstheme="majorHAnsi"/>
                  </w:rPr>
                </m:ctrlPr>
              </m:sSubSupPr>
              <m:e>
                <m:r>
                  <m:rPr>
                    <m:sty m:val="b"/>
                  </m:rPr>
                  <w:rPr>
                    <w:rFonts w:ascii="Cambria Math" w:hAnsi="Cambria Math" w:cstheme="majorHAnsi"/>
                  </w:rPr>
                  <m:t>q</m:t>
                </m:r>
              </m:e>
              <m:sub>
                <m:r>
                  <w:rPr>
                    <w:rFonts w:ascii="Cambria Math" w:hAnsi="Cambria Math" w:cstheme="majorHAnsi"/>
                  </w:rPr>
                  <m:t>j</m:t>
                </m:r>
              </m:sub>
              <m:sup>
                <m:r>
                  <w:rPr>
                    <w:rFonts w:ascii="Cambria Math" w:hAnsi="Cambria Math" w:cstheme="majorHAnsi"/>
                  </w:rPr>
                  <m:t>t</m:t>
                </m:r>
              </m:sup>
            </m:sSubSup>
          </m:e>
        </m:d>
        <m:r>
          <m:rPr>
            <m:sty m:val="p"/>
          </m:rPr>
          <w:rPr>
            <w:rFonts w:ascii="Cambria Math" w:hAnsi="Cambria Math" w:cstheme="majorHAnsi"/>
          </w:rPr>
          <m:t>=</m:t>
        </m:r>
        <m:nary>
          <m:naryPr>
            <m:chr m:val="∑"/>
            <m:limLoc m:val="undOvr"/>
            <m:supHide m:val="1"/>
            <m:ctrlPr>
              <w:rPr>
                <w:rFonts w:ascii="Cambria Math" w:hAnsi="Cambria Math" w:cstheme="majorHAnsi"/>
              </w:rPr>
            </m:ctrlPr>
          </m:naryPr>
          <m:sub>
            <m:r>
              <w:rPr>
                <w:rFonts w:ascii="Cambria Math" w:hAnsi="Cambria Math" w:cstheme="majorHAnsi"/>
              </w:rPr>
              <m:t>i</m:t>
            </m:r>
          </m:sub>
          <m:sup>
            <m:r>
              <w:rPr>
                <w:rFonts w:ascii="Cambria Math" w:hAnsi="Cambria Math" w:cstheme="majorHAnsi"/>
              </w:rPr>
              <m:t>​</m:t>
            </m:r>
          </m:sup>
          <m:e>
            <m:sSubSup>
              <m:sSubSupPr>
                <m:ctrlPr>
                  <w:rPr>
                    <w:rFonts w:ascii="Cambria Math" w:hAnsi="Cambria Math" w:cstheme="majorHAnsi"/>
                  </w:rPr>
                </m:ctrlPr>
              </m:sSubSupPr>
              <m:e>
                <m:r>
                  <w:rPr>
                    <w:rFonts w:ascii="Cambria Math" w:hAnsi="Cambria Math" w:cstheme="majorHAnsi"/>
                  </w:rPr>
                  <m:t>P</m:t>
                </m:r>
              </m:e>
              <m:sub>
                <m:r>
                  <w:rPr>
                    <w:rFonts w:ascii="Cambria Math" w:hAnsi="Cambria Math" w:cstheme="majorHAnsi"/>
                  </w:rPr>
                  <m:t>ij</m:t>
                </m:r>
              </m:sub>
              <m:sup>
                <m:r>
                  <m:rPr>
                    <m:sty m:val="p"/>
                  </m:rPr>
                  <w:rPr>
                    <w:rFonts w:ascii="Cambria Math" w:hAnsi="Cambria Math" w:cstheme="majorHAnsi"/>
                  </w:rPr>
                  <m:t>*</m:t>
                </m:r>
              </m:sup>
            </m:sSubSup>
          </m:e>
        </m:nary>
        <m:sSubSup>
          <m:sSubSupPr>
            <m:ctrlPr>
              <w:rPr>
                <w:rFonts w:ascii="Cambria Math" w:hAnsi="Cambria Math" w:cstheme="majorHAnsi"/>
              </w:rPr>
            </m:ctrlPr>
          </m:sSubSupPr>
          <m:e>
            <m:r>
              <m:rPr>
                <m:sty m:val="b"/>
              </m:rPr>
              <w:rPr>
                <w:rFonts w:ascii="Cambria Math" w:hAnsi="Cambria Math" w:cstheme="majorHAnsi"/>
              </w:rPr>
              <m:t>q</m:t>
            </m:r>
          </m:e>
          <m:sub>
            <m:r>
              <w:rPr>
                <w:rFonts w:ascii="Cambria Math" w:hAnsi="Cambria Math" w:cstheme="majorHAnsi"/>
              </w:rPr>
              <m:t>i</m:t>
            </m:r>
          </m:sub>
          <m:sup>
            <m:r>
              <w:rPr>
                <w:rFonts w:ascii="Cambria Math" w:hAnsi="Cambria Math" w:cstheme="majorHAnsi"/>
              </w:rPr>
              <m:t>s</m:t>
            </m:r>
          </m:sup>
        </m:sSubSup>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a</m:t>
            </m:r>
          </m:e>
          <m:sub>
            <m:r>
              <w:rPr>
                <w:rFonts w:ascii="Cambria Math" w:hAnsi="Cambria Math" w:cstheme="majorHAnsi"/>
              </w:rPr>
              <m:t>i</m:t>
            </m:r>
          </m:sub>
        </m:sSub>
      </m:oMath>
      <w:r w:rsidRPr="00013BB9">
        <w:rPr>
          <w:rFonts w:asciiTheme="majorHAnsi" w:hAnsiTheme="majorHAnsi" w:cstheme="majorHAnsi"/>
        </w:rPr>
        <w:t xml:space="preserve"> aligns the target distribution to the source, enabling direct application of source-domain trajectory models to the target subject.</w:t>
      </w:r>
    </w:p>
    <w:p w14:paraId="72B0D1D1"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Wasserstein Barycenter for Multi-Subject Template Generation:</w:t>
      </w:r>
    </w:p>
    <w:p w14:paraId="046E2DAC"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 xml:space="preserve">To create a personalized trajectory template for a new user from a library of </w:t>
      </w:r>
      <m:oMath>
        <m:r>
          <w:rPr>
            <w:rFonts w:ascii="Cambria Math" w:hAnsi="Cambria Math" w:cstheme="majorHAnsi"/>
          </w:rPr>
          <m:t>S</m:t>
        </m:r>
      </m:oMath>
      <w:r w:rsidRPr="00013BB9">
        <w:rPr>
          <w:rFonts w:asciiTheme="majorHAnsi" w:hAnsiTheme="majorHAnsi" w:cstheme="majorHAnsi"/>
        </w:rPr>
        <w:t xml:space="preserve"> reference subjects, we compute the </w:t>
      </w:r>
      <w:r w:rsidRPr="00013BB9">
        <w:rPr>
          <w:rFonts w:asciiTheme="majorHAnsi" w:hAnsiTheme="majorHAnsi" w:cstheme="majorHAnsi"/>
          <w:b/>
          <w:bCs/>
        </w:rPr>
        <w:t>Wasserstein barycenter</w:t>
      </w:r>
      <w:r w:rsidRPr="00013BB9">
        <w:rPr>
          <w:rFonts w:asciiTheme="majorHAnsi" w:hAnsiTheme="majorHAnsi" w:cstheme="majorHAnsi"/>
        </w:rPr>
        <w:t>:</w:t>
      </w:r>
    </w:p>
    <w:p w14:paraId="11DAE4F2" w14:textId="77777777" w:rsidR="00DA5D38" w:rsidRPr="00013BB9" w:rsidRDefault="00AD3D5C" w:rsidP="009A23FC">
      <w:pPr>
        <w:pStyle w:val="BodyText"/>
        <w:jc w:val="both"/>
        <w:rPr>
          <w:rFonts w:asciiTheme="majorHAnsi" w:hAnsiTheme="majorHAnsi" w:cstheme="majorHAnsi"/>
        </w:rPr>
      </w:pPr>
      <m:oMathPara>
        <m:oMathParaPr>
          <m:jc m:val="center"/>
        </m:oMathParaPr>
        <m:oMath>
          <m:acc>
            <m:accPr>
              <m:chr m:val="‾"/>
              <m:ctrlPr>
                <w:rPr>
                  <w:rFonts w:ascii="Cambria Math" w:hAnsi="Cambria Math" w:cstheme="majorHAnsi"/>
                </w:rPr>
              </m:ctrlPr>
            </m:accPr>
            <m:e>
              <m:r>
                <w:rPr>
                  <w:rFonts w:ascii="Cambria Math" w:hAnsi="Cambria Math" w:cstheme="majorHAnsi"/>
                </w:rPr>
                <m:t>μ</m:t>
              </m:r>
            </m:e>
          </m:acc>
          <m:r>
            <m:rPr>
              <m:sty m:val="p"/>
            </m:rPr>
            <w:rPr>
              <w:rFonts w:ascii="Cambria Math" w:hAnsi="Cambria Math" w:cstheme="majorHAnsi"/>
            </w:rPr>
            <m:t>=arg</m:t>
          </m:r>
          <m:limLow>
            <m:limLowPr>
              <m:ctrlPr>
                <w:rPr>
                  <w:rFonts w:ascii="Cambria Math" w:hAnsi="Cambria Math" w:cstheme="majorHAnsi"/>
                </w:rPr>
              </m:ctrlPr>
            </m:limLowPr>
            <m:e>
              <m:r>
                <m:rPr>
                  <m:sty m:val="p"/>
                </m:rPr>
                <w:rPr>
                  <w:rFonts w:ascii="Cambria Math" w:hAnsi="Cambria Math" w:cstheme="majorHAnsi"/>
                </w:rPr>
                <m:t>min</m:t>
              </m:r>
            </m:e>
            <m:lim>
              <m:r>
                <w:rPr>
                  <w:rFonts w:ascii="Cambria Math" w:hAnsi="Cambria Math" w:cstheme="majorHAnsi"/>
                </w:rPr>
                <m:t>μ</m:t>
              </m:r>
            </m:lim>
          </m:limLow>
          <m:nary>
            <m:naryPr>
              <m:chr m:val="∑"/>
              <m:limLoc m:val="undOvr"/>
              <m:ctrlPr>
                <w:rPr>
                  <w:rFonts w:ascii="Cambria Math" w:hAnsi="Cambria Math" w:cstheme="majorHAnsi"/>
                </w:rPr>
              </m:ctrlPr>
            </m:naryPr>
            <m:sub>
              <m:r>
                <w:rPr>
                  <w:rFonts w:ascii="Cambria Math" w:hAnsi="Cambria Math" w:cstheme="majorHAnsi"/>
                </w:rPr>
                <m:t>s</m:t>
              </m:r>
              <m:r>
                <m:rPr>
                  <m:sty m:val="p"/>
                </m:rPr>
                <w:rPr>
                  <w:rFonts w:ascii="Cambria Math" w:hAnsi="Cambria Math" w:cstheme="majorHAnsi"/>
                </w:rPr>
                <m:t>=</m:t>
              </m:r>
              <m:r>
                <w:rPr>
                  <w:rFonts w:ascii="Cambria Math" w:hAnsi="Cambria Math" w:cstheme="majorHAnsi"/>
                </w:rPr>
                <m:t>1</m:t>
              </m:r>
            </m:sub>
            <m:sup>
              <m:r>
                <w:rPr>
                  <w:rFonts w:ascii="Cambria Math" w:hAnsi="Cambria Math" w:cstheme="majorHAnsi"/>
                </w:rPr>
                <m:t>S</m:t>
              </m:r>
            </m:sup>
            <m:e>
              <m:sSub>
                <m:sSubPr>
                  <m:ctrlPr>
                    <w:rPr>
                      <w:rFonts w:ascii="Cambria Math" w:hAnsi="Cambria Math" w:cstheme="majorHAnsi"/>
                    </w:rPr>
                  </m:ctrlPr>
                </m:sSubPr>
                <m:e>
                  <m:r>
                    <w:rPr>
                      <w:rFonts w:ascii="Cambria Math" w:hAnsi="Cambria Math" w:cstheme="majorHAnsi"/>
                    </w:rPr>
                    <m:t>λ</m:t>
                  </m:r>
                </m:e>
                <m:sub>
                  <m:r>
                    <w:rPr>
                      <w:rFonts w:ascii="Cambria Math" w:hAnsi="Cambria Math" w:cstheme="majorHAnsi"/>
                    </w:rPr>
                    <m:t>s</m:t>
                  </m:r>
                </m:sub>
              </m:sSub>
            </m:e>
          </m:nary>
          <m:r>
            <w:rPr>
              <w:rFonts w:ascii="Cambria Math" w:hAnsi="Cambria Math" w:cstheme="majorHAnsi"/>
            </w:rPr>
            <m:t> </m:t>
          </m:r>
          <m:sSubSup>
            <m:sSubSupPr>
              <m:ctrlPr>
                <w:rPr>
                  <w:rFonts w:ascii="Cambria Math" w:hAnsi="Cambria Math" w:cstheme="majorHAnsi"/>
                </w:rPr>
              </m:ctrlPr>
            </m:sSubSupPr>
            <m:e>
              <m:r>
                <w:rPr>
                  <w:rFonts w:ascii="Cambria Math" w:hAnsi="Cambria Math" w:cstheme="majorHAnsi"/>
                </w:rPr>
                <m:t>W</m:t>
              </m:r>
            </m:e>
            <m:sub>
              <m:r>
                <w:rPr>
                  <w:rFonts w:ascii="Cambria Math" w:hAnsi="Cambria Math" w:cstheme="majorHAnsi"/>
                </w:rPr>
                <m:t>2</m:t>
              </m:r>
            </m:sub>
            <m:sup>
              <m:r>
                <w:rPr>
                  <w:rFonts w:ascii="Cambria Math" w:hAnsi="Cambria Math" w:cstheme="majorHAnsi"/>
                </w:rPr>
                <m:t>2</m:t>
              </m:r>
            </m:sup>
          </m:sSubSup>
          <m:d>
            <m:dPr>
              <m:ctrlPr>
                <w:rPr>
                  <w:rFonts w:ascii="Cambria Math" w:hAnsi="Cambria Math" w:cstheme="majorHAnsi"/>
                </w:rPr>
              </m:ctrlPr>
            </m:dPr>
            <m:e>
              <m:r>
                <w:rPr>
                  <w:rFonts w:ascii="Cambria Math" w:hAnsi="Cambria Math" w:cstheme="majorHAnsi"/>
                </w:rPr>
                <m:t>μ</m:t>
              </m:r>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s</m:t>
                  </m:r>
                </m:sub>
              </m:sSub>
            </m:e>
          </m:d>
        </m:oMath>
      </m:oMathPara>
    </w:p>
    <w:p w14:paraId="158DDA01"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subject to </w:t>
      </w:r>
      <m:oMath>
        <m:nary>
          <m:naryPr>
            <m:chr m:val="∑"/>
            <m:limLoc m:val="undOvr"/>
            <m:supHide m:val="1"/>
            <m:ctrlPr>
              <w:rPr>
                <w:rFonts w:ascii="Cambria Math" w:hAnsi="Cambria Math" w:cstheme="majorHAnsi"/>
              </w:rPr>
            </m:ctrlPr>
          </m:naryPr>
          <m:sub>
            <m:r>
              <w:rPr>
                <w:rFonts w:ascii="Cambria Math" w:hAnsi="Cambria Math" w:cstheme="majorHAnsi"/>
              </w:rPr>
              <m:t>s</m:t>
            </m:r>
          </m:sub>
          <m:sup>
            <m:r>
              <w:rPr>
                <w:rFonts w:ascii="Cambria Math" w:hAnsi="Cambria Math" w:cstheme="majorHAnsi"/>
              </w:rPr>
              <m:t>​</m:t>
            </m:r>
          </m:sup>
          <m:e>
            <m:sSub>
              <m:sSubPr>
                <m:ctrlPr>
                  <w:rPr>
                    <w:rFonts w:ascii="Cambria Math" w:hAnsi="Cambria Math" w:cstheme="majorHAnsi"/>
                  </w:rPr>
                </m:ctrlPr>
              </m:sSubPr>
              <m:e>
                <m:r>
                  <w:rPr>
                    <w:rFonts w:ascii="Cambria Math" w:hAnsi="Cambria Math" w:cstheme="majorHAnsi"/>
                  </w:rPr>
                  <m:t>λ</m:t>
                </m:r>
              </m:e>
              <m:sub>
                <m:r>
                  <w:rPr>
                    <w:rFonts w:ascii="Cambria Math" w:hAnsi="Cambria Math" w:cstheme="majorHAnsi"/>
                  </w:rPr>
                  <m:t>s</m:t>
                </m:r>
              </m:sub>
            </m:sSub>
          </m:e>
        </m:nary>
        <m:r>
          <m:rPr>
            <m:sty m:val="p"/>
          </m:rPr>
          <w:rPr>
            <w:rFonts w:ascii="Cambria Math" w:hAnsi="Cambria Math" w:cstheme="majorHAnsi"/>
          </w:rPr>
          <m:t>=</m:t>
        </m:r>
        <m:r>
          <w:rPr>
            <w:rFonts w:ascii="Cambria Math" w:hAnsi="Cambria Math" w:cstheme="majorHAnsi"/>
          </w:rPr>
          <m:t>1</m:t>
        </m:r>
      </m:oMath>
      <w:r w:rsidRPr="00013BB9">
        <w:rPr>
          <w:rFonts w:asciiTheme="majorHAnsi" w:hAnsiTheme="majorHAnsi" w:cstheme="majorHAnsi"/>
        </w:rPr>
        <w:t xml:space="preserve">, </w:t>
      </w:r>
      <m:oMath>
        <m:sSub>
          <m:sSubPr>
            <m:ctrlPr>
              <w:rPr>
                <w:rFonts w:ascii="Cambria Math" w:hAnsi="Cambria Math" w:cstheme="majorHAnsi"/>
              </w:rPr>
            </m:ctrlPr>
          </m:sSubPr>
          <m:e>
            <m:r>
              <w:rPr>
                <w:rFonts w:ascii="Cambria Math" w:hAnsi="Cambria Math" w:cstheme="majorHAnsi"/>
              </w:rPr>
              <m:t>λ</m:t>
            </m:r>
          </m:e>
          <m:sub>
            <m:r>
              <w:rPr>
                <w:rFonts w:ascii="Cambria Math" w:hAnsi="Cambria Math" w:cstheme="majorHAnsi"/>
              </w:rPr>
              <m:t>s</m:t>
            </m:r>
          </m:sub>
        </m:sSub>
        <m:r>
          <m:rPr>
            <m:sty m:val="p"/>
          </m:rPr>
          <w:rPr>
            <w:rFonts w:ascii="Cambria Math" w:hAnsi="Cambria Math" w:cstheme="majorHAnsi"/>
          </w:rPr>
          <m:t>≥</m:t>
        </m:r>
        <m:r>
          <w:rPr>
            <w:rFonts w:ascii="Cambria Math" w:hAnsi="Cambria Math" w:cstheme="majorHAnsi"/>
          </w:rPr>
          <m:t>0</m:t>
        </m:r>
      </m:oMath>
      <w:r w:rsidRPr="00013BB9">
        <w:rPr>
          <w:rFonts w:asciiTheme="majorHAnsi" w:hAnsiTheme="majorHAnsi" w:cstheme="majorHAnsi"/>
        </w:rPr>
        <w:t xml:space="preserve">. The weights </w:t>
      </w:r>
      <m:oMath>
        <m:sSub>
          <m:sSubPr>
            <m:ctrlPr>
              <w:rPr>
                <w:rFonts w:ascii="Cambria Math" w:hAnsi="Cambria Math" w:cstheme="majorHAnsi"/>
              </w:rPr>
            </m:ctrlPr>
          </m:sSubPr>
          <m:e>
            <m:r>
              <w:rPr>
                <w:rFonts w:ascii="Cambria Math" w:hAnsi="Cambria Math" w:cstheme="majorHAnsi"/>
              </w:rPr>
              <m:t>λ</m:t>
            </m:r>
          </m:e>
          <m:sub>
            <m:r>
              <w:rPr>
                <w:rFonts w:ascii="Cambria Math" w:hAnsi="Cambria Math" w:cstheme="majorHAnsi"/>
              </w:rPr>
              <m:t>s</m:t>
            </m:r>
          </m:sub>
        </m:sSub>
      </m:oMath>
      <w:r w:rsidRPr="00013BB9">
        <w:rPr>
          <w:rFonts w:asciiTheme="majorHAnsi" w:hAnsiTheme="majorHAnsi" w:cstheme="majorHAnsi"/>
        </w:rPr>
        <w:t xml:space="preserve"> are set inversely proportional to the anthropometric distance between the new user and subject </w:t>
      </w:r>
      <m:oMath>
        <m:r>
          <w:rPr>
            <w:rFonts w:ascii="Cambria Math" w:hAnsi="Cambria Math" w:cstheme="majorHAnsi"/>
          </w:rPr>
          <m:t>s</m:t>
        </m:r>
      </m:oMath>
      <w:r w:rsidRPr="00013BB9">
        <w:rPr>
          <w:rFonts w:asciiTheme="majorHAnsi" w:hAnsiTheme="majorHAnsi" w:cstheme="majorHAnsi"/>
        </w:rPr>
        <w:t xml:space="preserve"> (using height, mass, leg length, and gait speed). This yields a personalized reference trajectory that interpolates between reference </w:t>
      </w:r>
      <w:r w:rsidRPr="00013BB9">
        <w:rPr>
          <w:rFonts w:asciiTheme="majorHAnsi" w:hAnsiTheme="majorHAnsi" w:cstheme="majorHAnsi"/>
        </w:rPr>
        <w:lastRenderedPageBreak/>
        <w:t>subjects in the optimal transport sense, respecting the Riemannian geometry of the space of probability distributions.</w:t>
      </w:r>
    </w:p>
    <w:p w14:paraId="7DF113C7" w14:textId="77777777" w:rsidR="00DA5D38" w:rsidRPr="00013BB9" w:rsidRDefault="009A23FC">
      <w:pPr>
        <w:pStyle w:val="BodyText"/>
        <w:rPr>
          <w:rFonts w:asciiTheme="majorHAnsi" w:hAnsiTheme="majorHAnsi" w:cstheme="majorHAnsi"/>
        </w:rPr>
      </w:pPr>
      <w:r w:rsidRPr="00013BB9">
        <w:rPr>
          <w:rFonts w:asciiTheme="majorHAnsi" w:hAnsiTheme="majorHAnsi" w:cstheme="majorHAnsi"/>
          <w:b/>
          <w:bCs/>
        </w:rPr>
        <w:t>Algorithm 2: OT-Based Personalized Trajectory Synthesis</w:t>
      </w:r>
    </w:p>
    <w:p w14:paraId="2490BB12" w14:textId="77777777" w:rsidR="00DA5D38" w:rsidRPr="00013BB9" w:rsidRDefault="009A23FC">
      <w:pPr>
        <w:pStyle w:val="SourceCode"/>
        <w:rPr>
          <w:rFonts w:asciiTheme="majorHAnsi" w:hAnsiTheme="majorHAnsi" w:cstheme="majorHAnsi"/>
          <w:sz w:val="22"/>
        </w:rPr>
      </w:pPr>
      <w:r w:rsidRPr="00013BB9">
        <w:rPr>
          <w:rStyle w:val="VerbatimChar"/>
          <w:rFonts w:asciiTheme="majorHAnsi" w:hAnsiTheme="majorHAnsi" w:cstheme="majorHAnsi"/>
          <w:sz w:val="20"/>
        </w:rPr>
        <w:t>INPUT:  Library {mu_s, traj_s}_{s=1}^S (source subjects with reference trajectories)</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New user u: anthropometrics a_u, initial gait data D_u (limited)</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Regularization epsilon, iterations T_sinkhorn</w:t>
      </w:r>
      <w:r w:rsidRPr="00013BB9">
        <w:rPr>
          <w:rFonts w:asciiTheme="majorHAnsi" w:hAnsiTheme="majorHAnsi" w:cstheme="majorHAnsi"/>
          <w:sz w:val="22"/>
        </w:rPr>
        <w:br/>
      </w:r>
      <w:r w:rsidRPr="00013BB9">
        <w:rPr>
          <w:rStyle w:val="VerbatimChar"/>
          <w:rFonts w:asciiTheme="majorHAnsi" w:hAnsiTheme="majorHAnsi" w:cstheme="majorHAnsi"/>
          <w:sz w:val="20"/>
        </w:rPr>
        <w:t>OUTPUT: Personalized reference trajectory traj_u</w:t>
      </w:r>
      <w:r w:rsidRPr="00013BB9">
        <w:rPr>
          <w:rFonts w:asciiTheme="majorHAnsi" w:hAnsiTheme="majorHAnsi" w:cstheme="majorHAnsi"/>
          <w:sz w:val="22"/>
        </w:rPr>
        <w:br/>
      </w:r>
      <w:r w:rsidRPr="00013BB9">
        <w:rPr>
          <w:rFonts w:asciiTheme="majorHAnsi" w:hAnsiTheme="majorHAnsi" w:cstheme="majorHAnsi"/>
          <w:sz w:val="22"/>
        </w:rPr>
        <w:br/>
      </w:r>
      <w:r w:rsidRPr="00013BB9">
        <w:rPr>
          <w:rStyle w:val="VerbatimChar"/>
          <w:rFonts w:asciiTheme="majorHAnsi" w:hAnsiTheme="majorHAnsi" w:cstheme="majorHAnsi"/>
          <w:sz w:val="20"/>
        </w:rPr>
        <w:t>// Step 1: Compute anthropometric similarity weights</w:t>
      </w:r>
      <w:r w:rsidRPr="00013BB9">
        <w:rPr>
          <w:rFonts w:asciiTheme="majorHAnsi" w:hAnsiTheme="majorHAnsi" w:cstheme="majorHAnsi"/>
          <w:sz w:val="22"/>
        </w:rPr>
        <w:br/>
      </w:r>
      <w:r w:rsidRPr="00013BB9">
        <w:rPr>
          <w:rStyle w:val="VerbatimChar"/>
          <w:rFonts w:asciiTheme="majorHAnsi" w:hAnsiTheme="majorHAnsi" w:cstheme="majorHAnsi"/>
          <w:sz w:val="20"/>
        </w:rPr>
        <w:t>FOR s = 1 TO S DO</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d_s = ||a_u - a_s|| / sigma_a   // normalized anthropometric distance</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lambda_s = exp(-d_s) / Z         // Z = normalizing constant</w:t>
      </w:r>
      <w:r w:rsidRPr="00013BB9">
        <w:rPr>
          <w:rFonts w:asciiTheme="majorHAnsi" w:hAnsiTheme="majorHAnsi" w:cstheme="majorHAnsi"/>
          <w:sz w:val="22"/>
        </w:rPr>
        <w:br/>
      </w:r>
      <w:r w:rsidRPr="00013BB9">
        <w:rPr>
          <w:rStyle w:val="VerbatimChar"/>
          <w:rFonts w:asciiTheme="majorHAnsi" w:hAnsiTheme="majorHAnsi" w:cstheme="majorHAnsi"/>
          <w:sz w:val="20"/>
        </w:rPr>
        <w:t>END FOR</w:t>
      </w:r>
      <w:r w:rsidRPr="00013BB9">
        <w:rPr>
          <w:rFonts w:asciiTheme="majorHAnsi" w:hAnsiTheme="majorHAnsi" w:cstheme="majorHAnsi"/>
          <w:sz w:val="22"/>
        </w:rPr>
        <w:br/>
      </w:r>
      <w:r w:rsidRPr="00013BB9">
        <w:rPr>
          <w:rFonts w:asciiTheme="majorHAnsi" w:hAnsiTheme="majorHAnsi" w:cstheme="majorHAnsi"/>
          <w:sz w:val="22"/>
        </w:rPr>
        <w:br/>
      </w:r>
      <w:r w:rsidRPr="00013BB9">
        <w:rPr>
          <w:rStyle w:val="VerbatimChar"/>
          <w:rFonts w:asciiTheme="majorHAnsi" w:hAnsiTheme="majorHAnsi" w:cstheme="majorHAnsi"/>
          <w:sz w:val="20"/>
        </w:rPr>
        <w:t>// Step 2: Compute Wasserstein barycenter</w:t>
      </w:r>
      <w:r w:rsidRPr="00013BB9">
        <w:rPr>
          <w:rFonts w:asciiTheme="majorHAnsi" w:hAnsiTheme="majorHAnsi" w:cstheme="majorHAnsi"/>
          <w:sz w:val="22"/>
        </w:rPr>
        <w:br/>
      </w:r>
      <w:r w:rsidRPr="00013BB9">
        <w:rPr>
          <w:rStyle w:val="VerbatimChar"/>
          <w:rFonts w:asciiTheme="majorHAnsi" w:hAnsiTheme="majorHAnsi" w:cstheme="majorHAnsi"/>
          <w:sz w:val="20"/>
        </w:rPr>
        <w:t>Initialize barycenter distribution mu_bar = lambda_1 * mu_1</w:t>
      </w:r>
      <w:r w:rsidRPr="00013BB9">
        <w:rPr>
          <w:rFonts w:asciiTheme="majorHAnsi" w:hAnsiTheme="majorHAnsi" w:cstheme="majorHAnsi"/>
          <w:sz w:val="22"/>
        </w:rPr>
        <w:br/>
      </w:r>
      <w:r w:rsidRPr="00013BB9">
        <w:rPr>
          <w:rStyle w:val="VerbatimChar"/>
          <w:rFonts w:asciiTheme="majorHAnsi" w:hAnsiTheme="majorHAnsi" w:cstheme="majorHAnsi"/>
          <w:sz w:val="20"/>
        </w:rPr>
        <w:t>FOR iter = 1 TO T_iter DO</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FOR s = 1 TO S DO</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P_s* = Sinkhorn(mu_bar, mu_s, C_s, epsilon, T_sinkhorn)</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T_s = compute_transport_map(P_s*)</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END FOR</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mu_bar = (1/S) * sum_s T_s # (mu_bar)  // update barycenter</w:t>
      </w:r>
      <w:r w:rsidRPr="00013BB9">
        <w:rPr>
          <w:rFonts w:asciiTheme="majorHAnsi" w:hAnsiTheme="majorHAnsi" w:cstheme="majorHAnsi"/>
          <w:sz w:val="22"/>
        </w:rPr>
        <w:br/>
      </w:r>
      <w:r w:rsidRPr="00013BB9">
        <w:rPr>
          <w:rStyle w:val="VerbatimChar"/>
          <w:rFonts w:asciiTheme="majorHAnsi" w:hAnsiTheme="majorHAnsi" w:cstheme="majorHAnsi"/>
          <w:sz w:val="20"/>
        </w:rPr>
        <w:t>END FOR</w:t>
      </w:r>
      <w:r w:rsidRPr="00013BB9">
        <w:rPr>
          <w:rFonts w:asciiTheme="majorHAnsi" w:hAnsiTheme="majorHAnsi" w:cstheme="majorHAnsi"/>
          <w:sz w:val="22"/>
        </w:rPr>
        <w:br/>
      </w:r>
      <w:r w:rsidRPr="00013BB9">
        <w:rPr>
          <w:rFonts w:asciiTheme="majorHAnsi" w:hAnsiTheme="majorHAnsi" w:cstheme="majorHAnsi"/>
          <w:sz w:val="22"/>
        </w:rPr>
        <w:br/>
      </w:r>
      <w:r w:rsidRPr="00013BB9">
        <w:rPr>
          <w:rStyle w:val="VerbatimChar"/>
          <w:rFonts w:asciiTheme="majorHAnsi" w:hAnsiTheme="majorHAnsi" w:cstheme="majorHAnsi"/>
          <w:sz w:val="20"/>
        </w:rPr>
        <w:t>// Step 3: Adapt trajectories from source to user</w:t>
      </w:r>
      <w:r w:rsidRPr="00013BB9">
        <w:rPr>
          <w:rFonts w:asciiTheme="majorHAnsi" w:hAnsiTheme="majorHAnsi" w:cstheme="majorHAnsi"/>
          <w:sz w:val="22"/>
        </w:rPr>
        <w:br/>
      </w:r>
      <w:r w:rsidRPr="00013BB9">
        <w:rPr>
          <w:rStyle w:val="VerbatimChar"/>
          <w:rFonts w:asciiTheme="majorHAnsi" w:hAnsiTheme="majorHAnsi" w:cstheme="majorHAnsi"/>
          <w:sz w:val="20"/>
        </w:rPr>
        <w:t>FOR s = 1 TO S DO</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traj_u_s = T_s(traj_s)  // push forward trajectory through transport map</w:t>
      </w:r>
      <w:r w:rsidRPr="00013BB9">
        <w:rPr>
          <w:rFonts w:asciiTheme="majorHAnsi" w:hAnsiTheme="majorHAnsi" w:cstheme="majorHAnsi"/>
          <w:sz w:val="22"/>
        </w:rPr>
        <w:br/>
      </w:r>
      <w:r w:rsidRPr="00013BB9">
        <w:rPr>
          <w:rStyle w:val="VerbatimChar"/>
          <w:rFonts w:asciiTheme="majorHAnsi" w:hAnsiTheme="majorHAnsi" w:cstheme="majorHAnsi"/>
          <w:sz w:val="20"/>
        </w:rPr>
        <w:t>END FOR</w:t>
      </w:r>
      <w:r w:rsidRPr="00013BB9">
        <w:rPr>
          <w:rFonts w:asciiTheme="majorHAnsi" w:hAnsiTheme="majorHAnsi" w:cstheme="majorHAnsi"/>
          <w:sz w:val="22"/>
        </w:rPr>
        <w:br/>
      </w:r>
      <w:r w:rsidRPr="00013BB9">
        <w:rPr>
          <w:rStyle w:val="VerbatimChar"/>
          <w:rFonts w:asciiTheme="majorHAnsi" w:hAnsiTheme="majorHAnsi" w:cstheme="majorHAnsi"/>
          <w:sz w:val="20"/>
        </w:rPr>
        <w:t>traj_u = sum_s lambda_s * traj_u_s  // weighted combination</w:t>
      </w:r>
      <w:r w:rsidRPr="00013BB9">
        <w:rPr>
          <w:rFonts w:asciiTheme="majorHAnsi" w:hAnsiTheme="majorHAnsi" w:cstheme="majorHAnsi"/>
          <w:sz w:val="22"/>
        </w:rPr>
        <w:br/>
      </w:r>
      <w:r w:rsidRPr="00013BB9">
        <w:rPr>
          <w:rFonts w:asciiTheme="majorHAnsi" w:hAnsiTheme="majorHAnsi" w:cstheme="majorHAnsi"/>
          <w:sz w:val="22"/>
        </w:rPr>
        <w:br/>
      </w:r>
      <w:r w:rsidRPr="00013BB9">
        <w:rPr>
          <w:rStyle w:val="VerbatimChar"/>
          <w:rFonts w:asciiTheme="majorHAnsi" w:hAnsiTheme="majorHAnsi" w:cstheme="majorHAnsi"/>
          <w:sz w:val="20"/>
        </w:rPr>
        <w:t>// Step 4: Online refinement with user-specific data</w:t>
      </w:r>
      <w:r w:rsidRPr="00013BB9">
        <w:rPr>
          <w:rFonts w:asciiTheme="majorHAnsi" w:hAnsiTheme="majorHAnsi" w:cstheme="majorHAnsi"/>
          <w:sz w:val="22"/>
        </w:rPr>
        <w:br/>
      </w:r>
      <w:r w:rsidRPr="00013BB9">
        <w:rPr>
          <w:rStyle w:val="VerbatimChar"/>
          <w:rFonts w:asciiTheme="majorHAnsi" w:hAnsiTheme="majorHAnsi" w:cstheme="majorHAnsi"/>
          <w:sz w:val="20"/>
        </w:rPr>
        <w:t>IF |D_u| &gt; N_min THEN</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traj_u = fine_tune(traj_u, D_u, eta_finetune)</w:t>
      </w:r>
      <w:r w:rsidRPr="00013BB9">
        <w:rPr>
          <w:rFonts w:asciiTheme="majorHAnsi" w:hAnsiTheme="majorHAnsi" w:cstheme="majorHAnsi"/>
          <w:sz w:val="22"/>
        </w:rPr>
        <w:br/>
      </w:r>
      <w:r w:rsidRPr="00013BB9">
        <w:rPr>
          <w:rStyle w:val="VerbatimChar"/>
          <w:rFonts w:asciiTheme="majorHAnsi" w:hAnsiTheme="majorHAnsi" w:cstheme="majorHAnsi"/>
          <w:sz w:val="20"/>
        </w:rPr>
        <w:t>END IF</w:t>
      </w:r>
      <w:r w:rsidRPr="00013BB9">
        <w:rPr>
          <w:rFonts w:asciiTheme="majorHAnsi" w:hAnsiTheme="majorHAnsi" w:cstheme="majorHAnsi"/>
          <w:sz w:val="22"/>
        </w:rPr>
        <w:br/>
      </w:r>
      <w:r w:rsidRPr="00013BB9">
        <w:rPr>
          <w:rFonts w:asciiTheme="majorHAnsi" w:hAnsiTheme="majorHAnsi" w:cstheme="majorHAnsi"/>
          <w:sz w:val="22"/>
        </w:rPr>
        <w:br/>
      </w:r>
      <w:r w:rsidRPr="00013BB9">
        <w:rPr>
          <w:rStyle w:val="VerbatimChar"/>
          <w:rFonts w:asciiTheme="majorHAnsi" w:hAnsiTheme="majorHAnsi" w:cstheme="majorHAnsi"/>
          <w:sz w:val="20"/>
        </w:rPr>
        <w:t>RETURN traj_u</w:t>
      </w:r>
    </w:p>
    <w:p w14:paraId="5F656C17" w14:textId="77777777" w:rsidR="00DA5D38" w:rsidRPr="00013BB9" w:rsidRDefault="009A23FC">
      <w:pPr>
        <w:pStyle w:val="Heading4"/>
        <w:rPr>
          <w:rFonts w:cstheme="majorHAnsi"/>
          <w:color w:val="auto"/>
        </w:rPr>
      </w:pPr>
      <w:bookmarkStart w:id="75" w:name="b.3-concept-drift-handling"/>
      <w:bookmarkEnd w:id="74"/>
      <w:r w:rsidRPr="00013BB9">
        <w:rPr>
          <w:rFonts w:cstheme="majorHAnsi"/>
          <w:color w:val="auto"/>
        </w:rPr>
        <w:t>9.B.3 Concept Drift Handling</w:t>
      </w:r>
    </w:p>
    <w:p w14:paraId="50F0A44B"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Under repeated use, the distribution of a user’s gait may drift (due to fatigue, recovery progress, or seasonal variation). A sliding window Kolmogorov-Smirnov test monitors the stationarity of incoming gait features:</w:t>
      </w:r>
    </w:p>
    <w:p w14:paraId="3ADBA757" w14:textId="77777777" w:rsidR="00DA5D38" w:rsidRPr="00013BB9" w:rsidRDefault="009A23FC" w:rsidP="009A23FC">
      <w:pPr>
        <w:pStyle w:val="BodyText"/>
        <w:jc w:val="both"/>
        <w:rPr>
          <w:rFonts w:asciiTheme="majorHAnsi" w:hAnsiTheme="majorHAnsi" w:cstheme="majorHAnsi"/>
        </w:rPr>
      </w:pPr>
      <m:oMathPara>
        <m:oMathParaPr>
          <m:jc m:val="center"/>
        </m:oMathParaPr>
        <m:oMath>
          <m:r>
            <m:rPr>
              <m:nor/>
            </m:rPr>
            <w:rPr>
              <w:rFonts w:asciiTheme="majorHAnsi" w:hAnsiTheme="majorHAnsi" w:cstheme="majorHAnsi"/>
            </w:rPr>
            <m:t>KS-statistic</m:t>
          </m:r>
          <m:r>
            <m:rPr>
              <m:sty m:val="p"/>
            </m:rPr>
            <w:rPr>
              <w:rFonts w:ascii="Cambria Math" w:hAnsi="Cambria Math" w:cstheme="majorHAnsi"/>
            </w:rPr>
            <m:t>=</m:t>
          </m:r>
          <m:limLow>
            <m:limLowPr>
              <m:ctrlPr>
                <w:rPr>
                  <w:rFonts w:ascii="Cambria Math" w:hAnsi="Cambria Math" w:cstheme="majorHAnsi"/>
                </w:rPr>
              </m:ctrlPr>
            </m:limLowPr>
            <m:e>
              <m:r>
                <m:rPr>
                  <m:sty m:val="p"/>
                </m:rPr>
                <w:rPr>
                  <w:rFonts w:ascii="Cambria Math" w:hAnsi="Cambria Math" w:cstheme="majorHAnsi"/>
                </w:rPr>
                <m:t>sup</m:t>
              </m:r>
            </m:e>
            <m:lim>
              <m:r>
                <m:rPr>
                  <m:sty m:val="b"/>
                </m:rPr>
                <w:rPr>
                  <w:rFonts w:ascii="Cambria Math" w:hAnsi="Cambria Math" w:cstheme="majorHAnsi"/>
                </w:rPr>
                <m:t>q</m:t>
              </m:r>
            </m:lim>
          </m:limLow>
          <m:d>
            <m:dPr>
              <m:begChr m:val="|"/>
              <m:endChr m:val="|"/>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F</m:t>
                  </m:r>
                </m:e>
                <m:sub>
                  <m:r>
                    <w:rPr>
                      <w:rFonts w:ascii="Cambria Math" w:hAnsi="Cambria Math" w:cstheme="majorHAnsi"/>
                    </w:rPr>
                    <m:t>1</m:t>
                  </m:r>
                  <m:r>
                    <m:rPr>
                      <m:sty m:val="p"/>
                    </m:rPr>
                    <w:rPr>
                      <w:rFonts w:ascii="Cambria Math" w:hAnsi="Cambria Math" w:cstheme="majorHAnsi"/>
                    </w:rPr>
                    <m:t>:</m:t>
                  </m:r>
                  <m:r>
                    <w:rPr>
                      <w:rFonts w:ascii="Cambria Math" w:hAnsi="Cambria Math" w:cstheme="majorHAnsi"/>
                    </w:rPr>
                    <m:t>t</m:t>
                  </m:r>
                </m:sub>
              </m:sSub>
              <m:d>
                <m:dPr>
                  <m:ctrlPr>
                    <w:rPr>
                      <w:rFonts w:ascii="Cambria Math" w:hAnsi="Cambria Math" w:cstheme="majorHAnsi"/>
                    </w:rPr>
                  </m:ctrlPr>
                </m:dPr>
                <m:e>
                  <m:r>
                    <m:rPr>
                      <m:sty m:val="b"/>
                    </m:rPr>
                    <w:rPr>
                      <w:rFonts w:ascii="Cambria Math" w:hAnsi="Cambria Math" w:cstheme="majorHAnsi"/>
                    </w:rPr>
                    <m:t>q</m:t>
                  </m:r>
                </m:e>
              </m:d>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F</m:t>
                  </m:r>
                </m:e>
                <m:sub>
                  <m:r>
                    <w:rPr>
                      <w:rFonts w:ascii="Cambria Math" w:hAnsi="Cambria Math" w:cstheme="majorHAnsi"/>
                    </w:rPr>
                    <m:t>t</m:t>
                  </m:r>
                  <m:r>
                    <m:rPr>
                      <m:sty m:val="p"/>
                    </m:rPr>
                    <w:rPr>
                      <w:rFonts w:ascii="Cambria Math" w:hAnsi="Cambria Math" w:cstheme="majorHAnsi"/>
                    </w:rPr>
                    <m:t>-</m:t>
                  </m:r>
                  <m:r>
                    <w:rPr>
                      <w:rFonts w:ascii="Cambria Math" w:hAnsi="Cambria Math" w:cstheme="majorHAnsi"/>
                    </w:rPr>
                    <m:t>W</m:t>
                  </m:r>
                  <m:r>
                    <m:rPr>
                      <m:sty m:val="p"/>
                    </m:rPr>
                    <w:rPr>
                      <w:rFonts w:ascii="Cambria Math" w:hAnsi="Cambria Math" w:cstheme="majorHAnsi"/>
                    </w:rPr>
                    <m:t>:</m:t>
                  </m:r>
                  <m:r>
                    <w:rPr>
                      <w:rFonts w:ascii="Cambria Math" w:hAnsi="Cambria Math" w:cstheme="majorHAnsi"/>
                    </w:rPr>
                    <m:t>t</m:t>
                  </m:r>
                </m:sub>
              </m:sSub>
              <m:d>
                <m:dPr>
                  <m:ctrlPr>
                    <w:rPr>
                      <w:rFonts w:ascii="Cambria Math" w:hAnsi="Cambria Math" w:cstheme="majorHAnsi"/>
                    </w:rPr>
                  </m:ctrlPr>
                </m:dPr>
                <m:e>
                  <m:r>
                    <m:rPr>
                      <m:sty m:val="b"/>
                    </m:rPr>
                    <w:rPr>
                      <w:rFonts w:ascii="Cambria Math" w:hAnsi="Cambria Math" w:cstheme="majorHAnsi"/>
                    </w:rPr>
                    <m:t>q</m:t>
                  </m:r>
                </m:e>
              </m:d>
            </m:e>
          </m:d>
        </m:oMath>
      </m:oMathPara>
    </w:p>
    <w:p w14:paraId="17AF8322"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When the KS-statistic exceeds a threshold </w:t>
      </w:r>
      <m:oMath>
        <m:sSub>
          <m:sSubPr>
            <m:ctrlPr>
              <w:rPr>
                <w:rFonts w:ascii="Cambria Math" w:hAnsi="Cambria Math" w:cstheme="majorHAnsi"/>
              </w:rPr>
            </m:ctrlPr>
          </m:sSubPr>
          <m:e>
            <m:r>
              <w:rPr>
                <w:rFonts w:ascii="Cambria Math" w:hAnsi="Cambria Math" w:cstheme="majorHAnsi"/>
              </w:rPr>
              <m:t>τ</m:t>
            </m:r>
          </m:e>
          <m:sub>
            <m:r>
              <m:rPr>
                <m:nor/>
              </m:rPr>
              <w:rPr>
                <w:rFonts w:asciiTheme="majorHAnsi" w:hAnsiTheme="majorHAnsi" w:cstheme="majorHAnsi"/>
              </w:rPr>
              <m:t>KS</m:t>
            </m:r>
          </m:sub>
        </m:sSub>
      </m:oMath>
      <w:r w:rsidRPr="00013BB9">
        <w:rPr>
          <w:rFonts w:asciiTheme="majorHAnsi" w:hAnsiTheme="majorHAnsi" w:cstheme="majorHAnsi"/>
        </w:rPr>
        <w:t>, the optimal transport map is re-estimated from recent data, updating the personalized trajectory template.</w:t>
      </w:r>
    </w:p>
    <w:p w14:paraId="4346709D" w14:textId="77777777" w:rsidR="00DA5D38" w:rsidRPr="00013BB9" w:rsidRDefault="00DA5D38">
      <w:pPr>
        <w:rPr>
          <w:rFonts w:asciiTheme="majorHAnsi" w:hAnsiTheme="majorHAnsi" w:cstheme="majorHAnsi"/>
        </w:rPr>
      </w:pPr>
    </w:p>
    <w:p w14:paraId="005B18E5" w14:textId="77777777" w:rsidR="00DA5D38" w:rsidRPr="00013BB9" w:rsidRDefault="009A23FC">
      <w:pPr>
        <w:pStyle w:val="Heading3"/>
        <w:rPr>
          <w:rFonts w:cstheme="majorHAnsi"/>
          <w:color w:val="auto"/>
        </w:rPr>
      </w:pPr>
      <w:bookmarkStart w:id="76" w:name="c-low-level-optimization-robust-control"/>
      <w:bookmarkEnd w:id="71"/>
      <w:bookmarkEnd w:id="75"/>
      <w:r w:rsidRPr="00013BB9">
        <w:rPr>
          <w:rFonts w:cstheme="majorHAnsi"/>
          <w:color w:val="auto"/>
        </w:rPr>
        <w:lastRenderedPageBreak/>
        <w:t>9(C) Low-Level Optimization: Robust Control</w:t>
      </w:r>
    </w:p>
    <w:p w14:paraId="41D6C536" w14:textId="77777777" w:rsidR="00DA5D38" w:rsidRPr="00013BB9" w:rsidRDefault="009A23FC">
      <w:pPr>
        <w:pStyle w:val="Heading4"/>
        <w:rPr>
          <w:rFonts w:cstheme="majorHAnsi"/>
          <w:color w:val="auto"/>
        </w:rPr>
      </w:pPr>
      <w:bookmarkStart w:id="77" w:name="c.1-system-model"/>
      <w:r w:rsidRPr="00013BB9">
        <w:rPr>
          <w:rFonts w:cstheme="majorHAnsi"/>
          <w:color w:val="auto"/>
        </w:rPr>
        <w:t xml:space="preserve">9.C.1 </w:t>
      </w:r>
      <w:commentRangeStart w:id="78"/>
      <w:r w:rsidRPr="00013BB9">
        <w:rPr>
          <w:rFonts w:cstheme="majorHAnsi"/>
          <w:color w:val="auto"/>
        </w:rPr>
        <w:t>System Model</w:t>
      </w:r>
      <w:commentRangeEnd w:id="78"/>
      <w:r w:rsidR="001E5E9A">
        <w:rPr>
          <w:rStyle w:val="CommentReference"/>
          <w:rFonts w:asciiTheme="minorHAnsi" w:eastAsia="SimSun" w:hAnsiTheme="minorHAnsi" w:cstheme="minorBidi"/>
          <w:bCs w:val="0"/>
          <w:i w:val="0"/>
          <w:color w:val="auto"/>
        </w:rPr>
        <w:commentReference w:id="78"/>
      </w:r>
    </w:p>
    <w:p w14:paraId="67586F0D"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Consider the </w:t>
      </w:r>
      <m:oMath>
        <m:r>
          <w:rPr>
            <w:rFonts w:ascii="Cambria Math" w:hAnsi="Cambria Math" w:cstheme="majorHAnsi"/>
          </w:rPr>
          <m:t>n</m:t>
        </m:r>
      </m:oMath>
      <w:r w:rsidRPr="00013BB9">
        <w:rPr>
          <w:rFonts w:asciiTheme="majorHAnsi" w:hAnsiTheme="majorHAnsi" w:cstheme="majorHAnsi"/>
        </w:rPr>
        <w:t>-DOF wearable exoskeleton with Lagrangian dynamics:</w:t>
      </w:r>
    </w:p>
    <w:p w14:paraId="46A9240F" w14:textId="77777777" w:rsidR="00DA5D38" w:rsidRPr="00013BB9" w:rsidRDefault="009A23FC" w:rsidP="009A23FC">
      <w:pPr>
        <w:pStyle w:val="BodyText"/>
        <w:jc w:val="both"/>
        <w:rPr>
          <w:rFonts w:asciiTheme="majorHAnsi" w:hAnsiTheme="majorHAnsi" w:cstheme="majorHAnsi"/>
        </w:rPr>
      </w:pPr>
      <m:oMathPara>
        <m:oMathParaPr>
          <m:jc m:val="center"/>
        </m:oMathParaPr>
        <m:oMath>
          <m:r>
            <m:rPr>
              <m:sty m:val="b"/>
            </m:rPr>
            <w:rPr>
              <w:rFonts w:ascii="Cambria Math" w:hAnsi="Cambria Math" w:cstheme="majorHAnsi"/>
            </w:rPr>
            <m:t>M</m:t>
          </m:r>
          <m:d>
            <m:dPr>
              <m:ctrlPr>
                <w:rPr>
                  <w:rFonts w:ascii="Cambria Math" w:hAnsi="Cambria Math" w:cstheme="majorHAnsi"/>
                </w:rPr>
              </m:ctrlPr>
            </m:dPr>
            <m:e>
              <m:r>
                <m:rPr>
                  <m:sty m:val="b"/>
                </m:rPr>
                <w:rPr>
                  <w:rFonts w:ascii="Cambria Math" w:hAnsi="Cambria Math" w:cstheme="majorHAnsi"/>
                </w:rPr>
                <m:t>q</m:t>
              </m:r>
            </m:e>
          </m:d>
          <m:acc>
            <m:accPr>
              <m:chr m:val="̈"/>
              <m:ctrlPr>
                <w:rPr>
                  <w:rFonts w:ascii="Cambria Math" w:hAnsi="Cambria Math" w:cstheme="majorHAnsi"/>
                </w:rPr>
              </m:ctrlPr>
            </m:accPr>
            <m:e>
              <m:r>
                <m:rPr>
                  <m:sty m:val="b"/>
                </m:rPr>
                <w:rPr>
                  <w:rFonts w:ascii="Cambria Math" w:hAnsi="Cambria Math" w:cstheme="majorHAnsi"/>
                </w:rPr>
                <m:t>q</m:t>
              </m:r>
            </m:e>
          </m:acc>
          <m:r>
            <m:rPr>
              <m:sty m:val="p"/>
            </m:rPr>
            <w:rPr>
              <w:rFonts w:ascii="Cambria Math" w:hAnsi="Cambria Math" w:cstheme="majorHAnsi"/>
            </w:rPr>
            <m:t>+</m:t>
          </m:r>
          <m:r>
            <m:rPr>
              <m:sty m:val="b"/>
            </m:rPr>
            <w:rPr>
              <w:rFonts w:ascii="Cambria Math" w:hAnsi="Cambria Math" w:cstheme="majorHAnsi"/>
            </w:rPr>
            <m:t>C</m:t>
          </m:r>
          <m:d>
            <m:dPr>
              <m:ctrlPr>
                <w:rPr>
                  <w:rFonts w:ascii="Cambria Math" w:hAnsi="Cambria Math" w:cstheme="majorHAnsi"/>
                </w:rPr>
              </m:ctrlPr>
            </m:dPr>
            <m:e>
              <m:r>
                <m:rPr>
                  <m:sty m:val="b"/>
                </m:rPr>
                <w:rPr>
                  <w:rFonts w:ascii="Cambria Math" w:hAnsi="Cambria Math" w:cstheme="majorHAnsi"/>
                </w:rPr>
                <m:t>q</m:t>
              </m:r>
              <m:r>
                <m:rPr>
                  <m:sty m:val="p"/>
                </m:rPr>
                <w:rPr>
                  <w:rFonts w:ascii="Cambria Math" w:hAnsi="Cambria Math" w:cstheme="majorHAnsi"/>
                </w:rPr>
                <m:t>,</m:t>
              </m:r>
              <m:acc>
                <m:accPr>
                  <m:chr m:val="̇"/>
                  <m:ctrlPr>
                    <w:rPr>
                      <w:rFonts w:ascii="Cambria Math" w:hAnsi="Cambria Math" w:cstheme="majorHAnsi"/>
                    </w:rPr>
                  </m:ctrlPr>
                </m:accPr>
                <m:e>
                  <m:r>
                    <m:rPr>
                      <m:sty m:val="b"/>
                    </m:rPr>
                    <w:rPr>
                      <w:rFonts w:ascii="Cambria Math" w:hAnsi="Cambria Math" w:cstheme="majorHAnsi"/>
                    </w:rPr>
                    <m:t>q</m:t>
                  </m:r>
                </m:e>
              </m:acc>
            </m:e>
          </m:d>
          <m:acc>
            <m:accPr>
              <m:chr m:val="̇"/>
              <m:ctrlPr>
                <w:rPr>
                  <w:rFonts w:ascii="Cambria Math" w:hAnsi="Cambria Math" w:cstheme="majorHAnsi"/>
                </w:rPr>
              </m:ctrlPr>
            </m:accPr>
            <m:e>
              <m:r>
                <m:rPr>
                  <m:sty m:val="b"/>
                </m:rPr>
                <w:rPr>
                  <w:rFonts w:ascii="Cambria Math" w:hAnsi="Cambria Math" w:cstheme="majorHAnsi"/>
                </w:rPr>
                <m:t>q</m:t>
              </m:r>
            </m:e>
          </m:acc>
          <m:r>
            <m:rPr>
              <m:sty m:val="p"/>
            </m:rPr>
            <w:rPr>
              <w:rFonts w:ascii="Cambria Math" w:hAnsi="Cambria Math" w:cstheme="majorHAnsi"/>
            </w:rPr>
            <m:t>+</m:t>
          </m:r>
          <m:r>
            <m:rPr>
              <m:sty m:val="b"/>
            </m:rPr>
            <w:rPr>
              <w:rFonts w:ascii="Cambria Math" w:hAnsi="Cambria Math" w:cstheme="majorHAnsi"/>
            </w:rPr>
            <m:t>G</m:t>
          </m:r>
          <m:d>
            <m:dPr>
              <m:ctrlPr>
                <w:rPr>
                  <w:rFonts w:ascii="Cambria Math" w:hAnsi="Cambria Math" w:cstheme="majorHAnsi"/>
                </w:rPr>
              </m:ctrlPr>
            </m:dPr>
            <m:e>
              <m:r>
                <m:rPr>
                  <m:sty m:val="b"/>
                </m:rPr>
                <w:rPr>
                  <w:rFonts w:ascii="Cambria Math" w:hAnsi="Cambria Math" w:cstheme="majorHAnsi"/>
                </w:rPr>
                <m:t>q</m:t>
              </m:r>
            </m:e>
          </m:d>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τ</m:t>
              </m:r>
            </m:e>
            <m:sub>
              <m:r>
                <w:rPr>
                  <w:rFonts w:ascii="Cambria Math" w:hAnsi="Cambria Math" w:cstheme="majorHAnsi"/>
                </w:rPr>
                <m:t>h</m:t>
              </m:r>
            </m:sub>
          </m:sSub>
          <m:r>
            <m:rPr>
              <m:sty m:val="p"/>
            </m:rPr>
            <w:rPr>
              <w:rFonts w:ascii="Cambria Math" w:hAnsi="Cambria Math" w:cstheme="majorHAnsi"/>
            </w:rPr>
            <m:t>+</m:t>
          </m:r>
          <m:r>
            <m:rPr>
              <m:sty m:val="b"/>
            </m:rPr>
            <w:rPr>
              <w:rFonts w:ascii="Cambria Math" w:hAnsi="Cambria Math" w:cstheme="majorHAnsi"/>
            </w:rPr>
            <m:t>d</m:t>
          </m:r>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τ</m:t>
              </m:r>
            </m:e>
            <m:sub>
              <m:r>
                <w:rPr>
                  <w:rFonts w:ascii="Cambria Math" w:hAnsi="Cambria Math" w:cstheme="majorHAnsi"/>
                </w:rPr>
                <m:t>c</m:t>
              </m:r>
            </m:sub>
          </m:sSub>
        </m:oMath>
      </m:oMathPara>
    </w:p>
    <w:p w14:paraId="61D92139"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where: - </w:t>
      </w:r>
      <m:oMath>
        <m:r>
          <m:rPr>
            <m:sty m:val="b"/>
          </m:rPr>
          <w:rPr>
            <w:rFonts w:ascii="Cambria Math" w:hAnsi="Cambria Math" w:cstheme="majorHAnsi"/>
          </w:rPr>
          <m:t>q</m:t>
        </m:r>
        <m:r>
          <m:rPr>
            <m:sty m:val="p"/>
          </m:rPr>
          <w:rPr>
            <w:rFonts w:ascii="Cambria Math" w:hAnsi="Cambria Math" w:cstheme="majorHAnsi"/>
          </w:rPr>
          <m:t>,</m:t>
        </m:r>
        <m:acc>
          <m:accPr>
            <m:chr m:val="̇"/>
            <m:ctrlPr>
              <w:rPr>
                <w:rFonts w:ascii="Cambria Math" w:hAnsi="Cambria Math" w:cstheme="majorHAnsi"/>
              </w:rPr>
            </m:ctrlPr>
          </m:accPr>
          <m:e>
            <m:r>
              <m:rPr>
                <m:sty m:val="b"/>
              </m:rPr>
              <w:rPr>
                <w:rFonts w:ascii="Cambria Math" w:hAnsi="Cambria Math" w:cstheme="majorHAnsi"/>
              </w:rPr>
              <m:t>q</m:t>
            </m:r>
          </m:e>
        </m:acc>
        <m:r>
          <m:rPr>
            <m:sty m:val="p"/>
          </m:rPr>
          <w:rPr>
            <w:rFonts w:ascii="Cambria Math" w:hAnsi="Cambria Math" w:cstheme="majorHAnsi"/>
          </w:rPr>
          <m:t>,</m:t>
        </m:r>
        <m:acc>
          <m:accPr>
            <m:chr m:val="̈"/>
            <m:ctrlPr>
              <w:rPr>
                <w:rFonts w:ascii="Cambria Math" w:hAnsi="Cambria Math" w:cstheme="majorHAnsi"/>
              </w:rPr>
            </m:ctrlPr>
          </m:accPr>
          <m:e>
            <m:r>
              <m:rPr>
                <m:sty m:val="b"/>
              </m:rPr>
              <w:rPr>
                <w:rFonts w:ascii="Cambria Math" w:hAnsi="Cambria Math" w:cstheme="majorHAnsi"/>
              </w:rPr>
              <m:t>q</m:t>
            </m:r>
          </m:e>
        </m:acc>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n</m:t>
            </m:r>
          </m:sup>
        </m:sSup>
      </m:oMath>
      <w:r w:rsidRPr="00013BB9">
        <w:rPr>
          <w:rFonts w:asciiTheme="majorHAnsi" w:hAnsiTheme="majorHAnsi" w:cstheme="majorHAnsi"/>
        </w:rPr>
        <w:t xml:space="preserve"> are joint angles, velocities, accelerations - </w:t>
      </w:r>
      <m:oMath>
        <m:r>
          <m:rPr>
            <m:sty m:val="b"/>
          </m:rPr>
          <w:rPr>
            <w:rFonts w:ascii="Cambria Math" w:hAnsi="Cambria Math" w:cstheme="majorHAnsi"/>
          </w:rPr>
          <m:t>M</m:t>
        </m:r>
        <m:d>
          <m:dPr>
            <m:ctrlPr>
              <w:rPr>
                <w:rFonts w:ascii="Cambria Math" w:hAnsi="Cambria Math" w:cstheme="majorHAnsi"/>
              </w:rPr>
            </m:ctrlPr>
          </m:dPr>
          <m:e>
            <m:r>
              <m:rPr>
                <m:sty m:val="b"/>
              </m:rPr>
              <w:rPr>
                <w:rFonts w:ascii="Cambria Math" w:hAnsi="Cambria Math" w:cstheme="majorHAnsi"/>
              </w:rPr>
              <m:t>q</m:t>
            </m:r>
          </m:e>
        </m:d>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n</m:t>
            </m:r>
            <m:r>
              <m:rPr>
                <m:sty m:val="p"/>
              </m:rPr>
              <w:rPr>
                <w:rFonts w:ascii="Cambria Math" w:hAnsi="Cambria Math" w:cstheme="majorHAnsi"/>
              </w:rPr>
              <m:t>×</m:t>
            </m:r>
            <m:r>
              <w:rPr>
                <w:rFonts w:ascii="Cambria Math" w:hAnsi="Cambria Math" w:cstheme="majorHAnsi"/>
              </w:rPr>
              <m:t>n</m:t>
            </m:r>
          </m:sup>
        </m:sSup>
      </m:oMath>
      <w:r w:rsidRPr="00013BB9">
        <w:rPr>
          <w:rFonts w:asciiTheme="majorHAnsi" w:hAnsiTheme="majorHAnsi" w:cstheme="majorHAnsi"/>
        </w:rPr>
        <w:t xml:space="preserve"> is the inertia matrix - </w:t>
      </w:r>
      <m:oMath>
        <m:r>
          <m:rPr>
            <m:sty m:val="b"/>
          </m:rPr>
          <w:rPr>
            <w:rFonts w:ascii="Cambria Math" w:hAnsi="Cambria Math" w:cstheme="majorHAnsi"/>
          </w:rPr>
          <m:t>C</m:t>
        </m:r>
        <m:d>
          <m:dPr>
            <m:ctrlPr>
              <w:rPr>
                <w:rFonts w:ascii="Cambria Math" w:hAnsi="Cambria Math" w:cstheme="majorHAnsi"/>
              </w:rPr>
            </m:ctrlPr>
          </m:dPr>
          <m:e>
            <m:r>
              <m:rPr>
                <m:sty m:val="b"/>
              </m:rPr>
              <w:rPr>
                <w:rFonts w:ascii="Cambria Math" w:hAnsi="Cambria Math" w:cstheme="majorHAnsi"/>
              </w:rPr>
              <m:t>q</m:t>
            </m:r>
            <m:r>
              <m:rPr>
                <m:sty m:val="p"/>
              </m:rPr>
              <w:rPr>
                <w:rFonts w:ascii="Cambria Math" w:hAnsi="Cambria Math" w:cstheme="majorHAnsi"/>
              </w:rPr>
              <m:t>,</m:t>
            </m:r>
            <m:acc>
              <m:accPr>
                <m:chr m:val="̇"/>
                <m:ctrlPr>
                  <w:rPr>
                    <w:rFonts w:ascii="Cambria Math" w:hAnsi="Cambria Math" w:cstheme="majorHAnsi"/>
                  </w:rPr>
                </m:ctrlPr>
              </m:accPr>
              <m:e>
                <m:r>
                  <m:rPr>
                    <m:sty m:val="b"/>
                  </m:rPr>
                  <w:rPr>
                    <w:rFonts w:ascii="Cambria Math" w:hAnsi="Cambria Math" w:cstheme="majorHAnsi"/>
                  </w:rPr>
                  <m:t>q</m:t>
                </m:r>
              </m:e>
            </m:acc>
          </m:e>
        </m:d>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n</m:t>
            </m:r>
            <m:r>
              <m:rPr>
                <m:sty m:val="p"/>
              </m:rPr>
              <w:rPr>
                <w:rFonts w:ascii="Cambria Math" w:hAnsi="Cambria Math" w:cstheme="majorHAnsi"/>
              </w:rPr>
              <m:t>×</m:t>
            </m:r>
            <m:r>
              <w:rPr>
                <w:rFonts w:ascii="Cambria Math" w:hAnsi="Cambria Math" w:cstheme="majorHAnsi"/>
              </w:rPr>
              <m:t>n</m:t>
            </m:r>
          </m:sup>
        </m:sSup>
      </m:oMath>
      <w:r w:rsidRPr="00013BB9">
        <w:rPr>
          <w:rFonts w:asciiTheme="majorHAnsi" w:hAnsiTheme="majorHAnsi" w:cstheme="majorHAnsi"/>
        </w:rPr>
        <w:t xml:space="preserve"> is the Coriolis/centrifugal matrix - </w:t>
      </w:r>
      <m:oMath>
        <m:r>
          <m:rPr>
            <m:sty m:val="b"/>
          </m:rPr>
          <w:rPr>
            <w:rFonts w:ascii="Cambria Math" w:hAnsi="Cambria Math" w:cstheme="majorHAnsi"/>
          </w:rPr>
          <m:t>G</m:t>
        </m:r>
        <m:d>
          <m:dPr>
            <m:ctrlPr>
              <w:rPr>
                <w:rFonts w:ascii="Cambria Math" w:hAnsi="Cambria Math" w:cstheme="majorHAnsi"/>
              </w:rPr>
            </m:ctrlPr>
          </m:dPr>
          <m:e>
            <m:r>
              <m:rPr>
                <m:sty m:val="b"/>
              </m:rPr>
              <w:rPr>
                <w:rFonts w:ascii="Cambria Math" w:hAnsi="Cambria Math" w:cstheme="majorHAnsi"/>
              </w:rPr>
              <m:t>q</m:t>
            </m:r>
          </m:e>
        </m:d>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n</m:t>
            </m:r>
          </m:sup>
        </m:sSup>
      </m:oMath>
      <w:r w:rsidRPr="00013BB9">
        <w:rPr>
          <w:rFonts w:asciiTheme="majorHAnsi" w:hAnsiTheme="majorHAnsi" w:cstheme="majorHAnsi"/>
        </w:rPr>
        <w:t xml:space="preserve"> is the gravity vector - </w:t>
      </w:r>
      <m:oMath>
        <m:sSub>
          <m:sSubPr>
            <m:ctrlPr>
              <w:rPr>
                <w:rFonts w:ascii="Cambria Math" w:hAnsi="Cambria Math" w:cstheme="majorHAnsi"/>
              </w:rPr>
            </m:ctrlPr>
          </m:sSubPr>
          <m:e>
            <m:r>
              <m:rPr>
                <m:sty m:val="b"/>
              </m:rPr>
              <w:rPr>
                <w:rFonts w:ascii="Cambria Math" w:hAnsi="Cambria Math" w:cstheme="majorHAnsi"/>
              </w:rPr>
              <m:t>τ</m:t>
            </m:r>
          </m:e>
          <m:sub>
            <m:r>
              <w:rPr>
                <w:rFonts w:ascii="Cambria Math" w:hAnsi="Cambria Math" w:cstheme="majorHAnsi"/>
              </w:rPr>
              <m:t>h</m:t>
            </m:r>
          </m:sub>
        </m:sSub>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n</m:t>
            </m:r>
          </m:sup>
        </m:sSup>
      </m:oMath>
      <w:r w:rsidRPr="00013BB9">
        <w:rPr>
          <w:rFonts w:asciiTheme="majorHAnsi" w:hAnsiTheme="majorHAnsi" w:cstheme="majorHAnsi"/>
        </w:rPr>
        <w:t xml:space="preserve"> is the human joint torque (measured via force sensors or estimated) - </w:t>
      </w:r>
      <m:oMath>
        <m:r>
          <m:rPr>
            <m:sty m:val="b"/>
          </m:rPr>
          <w:rPr>
            <w:rFonts w:ascii="Cambria Math" w:hAnsi="Cambria Math" w:cstheme="majorHAnsi"/>
          </w:rPr>
          <m:t>d</m:t>
        </m:r>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n</m:t>
            </m:r>
          </m:sup>
        </m:sSup>
      </m:oMath>
      <w:r w:rsidRPr="00013BB9">
        <w:rPr>
          <w:rFonts w:asciiTheme="majorHAnsi" w:hAnsiTheme="majorHAnsi" w:cstheme="majorHAnsi"/>
        </w:rPr>
        <w:t xml:space="preserve"> is total disturbance (modeling errors, external perturbations) - </w:t>
      </w:r>
      <m:oMath>
        <m:sSub>
          <m:sSubPr>
            <m:ctrlPr>
              <w:rPr>
                <w:rFonts w:ascii="Cambria Math" w:hAnsi="Cambria Math" w:cstheme="majorHAnsi"/>
              </w:rPr>
            </m:ctrlPr>
          </m:sSubPr>
          <m:e>
            <m:r>
              <m:rPr>
                <m:sty m:val="b"/>
              </m:rPr>
              <w:rPr>
                <w:rFonts w:ascii="Cambria Math" w:hAnsi="Cambria Math" w:cstheme="majorHAnsi"/>
              </w:rPr>
              <m:t>τ</m:t>
            </m:r>
          </m:e>
          <m:sub>
            <m:r>
              <w:rPr>
                <w:rFonts w:ascii="Cambria Math" w:hAnsi="Cambria Math" w:cstheme="majorHAnsi"/>
              </w:rPr>
              <m:t>c</m:t>
            </m:r>
          </m:sub>
        </m:sSub>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n</m:t>
            </m:r>
          </m:sup>
        </m:sSup>
      </m:oMath>
      <w:r w:rsidRPr="00013BB9">
        <w:rPr>
          <w:rFonts w:asciiTheme="majorHAnsi" w:hAnsiTheme="majorHAnsi" w:cstheme="majorHAnsi"/>
        </w:rPr>
        <w:t xml:space="preserve"> is the control torque</w:t>
      </w:r>
    </w:p>
    <w:p w14:paraId="61DC7660"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 xml:space="preserve">Rewriting in the ADRC canonical form (scalar case per joint for clarity, subscript </w:t>
      </w:r>
      <m:oMath>
        <m:r>
          <w:rPr>
            <w:rFonts w:ascii="Cambria Math" w:hAnsi="Cambria Math" w:cstheme="majorHAnsi"/>
          </w:rPr>
          <m:t>j</m:t>
        </m:r>
      </m:oMath>
      <w:r w:rsidRPr="00013BB9">
        <w:rPr>
          <w:rFonts w:asciiTheme="majorHAnsi" w:hAnsiTheme="majorHAnsi" w:cstheme="majorHAnsi"/>
        </w:rPr>
        <w:t xml:space="preserve"> dropped):</w:t>
      </w:r>
    </w:p>
    <w:p w14:paraId="61B62594" w14:textId="77777777" w:rsidR="00DA5D38" w:rsidRPr="00013BB9" w:rsidRDefault="00AD3D5C" w:rsidP="009A23FC">
      <w:pPr>
        <w:pStyle w:val="BodyText"/>
        <w:jc w:val="both"/>
        <w:rPr>
          <w:rFonts w:asciiTheme="majorHAnsi" w:hAnsiTheme="majorHAnsi" w:cstheme="majorHAnsi"/>
        </w:rPr>
      </w:pPr>
      <m:oMathPara>
        <m:oMathParaPr>
          <m:jc m:val="center"/>
        </m:oMathParaPr>
        <m:oMath>
          <m:acc>
            <m:accPr>
              <m:chr m:val="̈"/>
              <m:ctrlPr>
                <w:rPr>
                  <w:rFonts w:ascii="Cambria Math" w:hAnsi="Cambria Math" w:cstheme="majorHAnsi"/>
                </w:rPr>
              </m:ctrlPr>
            </m:accPr>
            <m:e>
              <m:r>
                <w:rPr>
                  <w:rFonts w:ascii="Cambria Math" w:hAnsi="Cambria Math" w:cstheme="majorHAnsi"/>
                </w:rPr>
                <m:t>q</m:t>
              </m:r>
            </m:e>
          </m:acc>
          <m:r>
            <m:rPr>
              <m:sty m:val="p"/>
            </m:rPr>
            <w:rPr>
              <w:rFonts w:ascii="Cambria Math" w:hAnsi="Cambria Math" w:cstheme="majorHAnsi"/>
            </w:rPr>
            <m:t>=</m:t>
          </m:r>
          <m:f>
            <m:fPr>
              <m:ctrlPr>
                <w:rPr>
                  <w:rFonts w:ascii="Cambria Math" w:hAnsi="Cambria Math" w:cstheme="majorHAnsi"/>
                </w:rPr>
              </m:ctrlPr>
            </m:fPr>
            <m:num>
              <m:r>
                <w:rPr>
                  <w:rFonts w:ascii="Cambria Math" w:hAnsi="Cambria Math" w:cstheme="majorHAnsi"/>
                </w:rPr>
                <m:t>1</m:t>
              </m:r>
            </m:num>
            <m:den>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0</m:t>
                  </m:r>
                </m:sub>
              </m:sSub>
            </m:den>
          </m:f>
          <m:sSub>
            <m:sSubPr>
              <m:ctrlPr>
                <w:rPr>
                  <w:rFonts w:ascii="Cambria Math" w:hAnsi="Cambria Math" w:cstheme="majorHAnsi"/>
                </w:rPr>
              </m:ctrlPr>
            </m:sSubPr>
            <m:e>
              <m:r>
                <w:rPr>
                  <w:rFonts w:ascii="Cambria Math" w:hAnsi="Cambria Math" w:cstheme="majorHAnsi"/>
                </w:rPr>
                <m:t>τ</m:t>
              </m:r>
            </m:e>
            <m:sub>
              <m:r>
                <w:rPr>
                  <w:rFonts w:ascii="Cambria Math" w:hAnsi="Cambria Math" w:cstheme="majorHAnsi"/>
                </w:rPr>
                <m:t>c</m:t>
              </m:r>
            </m:sub>
          </m:sSub>
          <m:r>
            <m:rPr>
              <m:sty m:val="p"/>
            </m:rPr>
            <w:rPr>
              <w:rFonts w:ascii="Cambria Math" w:hAnsi="Cambria Math" w:cstheme="majorHAnsi"/>
            </w:rPr>
            <m:t>+</m:t>
          </m:r>
          <m:r>
            <w:rPr>
              <w:rFonts w:ascii="Cambria Math" w:hAnsi="Cambria Math" w:cstheme="majorHAnsi"/>
            </w:rPr>
            <m:t>f</m:t>
          </m:r>
          <m:d>
            <m:dPr>
              <m:ctrlPr>
                <w:rPr>
                  <w:rFonts w:ascii="Cambria Math" w:hAnsi="Cambria Math" w:cstheme="majorHAnsi"/>
                </w:rPr>
              </m:ctrlPr>
            </m:dPr>
            <m:e>
              <m:r>
                <w:rPr>
                  <w:rFonts w:ascii="Cambria Math" w:hAnsi="Cambria Math" w:cstheme="majorHAnsi"/>
                </w:rPr>
                <m:t>q</m:t>
              </m:r>
              <m:r>
                <m:rPr>
                  <m:sty m:val="p"/>
                </m:rPr>
                <w:rPr>
                  <w:rFonts w:ascii="Cambria Math" w:hAnsi="Cambria Math" w:cstheme="majorHAnsi"/>
                </w:rPr>
                <m:t>,</m:t>
              </m:r>
              <m:acc>
                <m:accPr>
                  <m:chr m:val="̇"/>
                  <m:ctrlPr>
                    <w:rPr>
                      <w:rFonts w:ascii="Cambria Math" w:hAnsi="Cambria Math" w:cstheme="majorHAnsi"/>
                    </w:rPr>
                  </m:ctrlPr>
                </m:accPr>
                <m:e>
                  <m:r>
                    <w:rPr>
                      <w:rFonts w:ascii="Cambria Math" w:hAnsi="Cambria Math" w:cstheme="majorHAnsi"/>
                    </w:rPr>
                    <m:t>q</m:t>
                  </m:r>
                </m:e>
              </m:acc>
              <m:r>
                <m:rPr>
                  <m:sty m:val="p"/>
                </m:rPr>
                <w:rPr>
                  <w:rFonts w:ascii="Cambria Math" w:hAnsi="Cambria Math" w:cstheme="majorHAnsi"/>
                </w:rPr>
                <m:t>,</m:t>
              </m:r>
              <m:r>
                <w:rPr>
                  <w:rFonts w:ascii="Cambria Math" w:hAnsi="Cambria Math" w:cstheme="majorHAnsi"/>
                </w:rPr>
                <m:t>d</m:t>
              </m:r>
              <m:r>
                <m:rPr>
                  <m:sty m:val="p"/>
                </m:rPr>
                <w:rPr>
                  <w:rFonts w:ascii="Cambria Math" w:hAnsi="Cambria Math" w:cstheme="majorHAnsi"/>
                </w:rPr>
                <m:t>,</m:t>
              </m:r>
              <m:r>
                <w:rPr>
                  <w:rFonts w:ascii="Cambria Math" w:hAnsi="Cambria Math" w:cstheme="majorHAnsi"/>
                </w:rPr>
                <m:t>t</m:t>
              </m:r>
            </m:e>
          </m:d>
        </m:oMath>
      </m:oMathPara>
    </w:p>
    <w:p w14:paraId="23CC7D67"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where </w:t>
      </w:r>
      <m:oMath>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0</m:t>
            </m:r>
          </m:sub>
        </m:sSub>
      </m:oMath>
      <w:r w:rsidRPr="00013BB9">
        <w:rPr>
          <w:rFonts w:asciiTheme="majorHAnsi" w:hAnsiTheme="majorHAnsi" w:cstheme="majorHAnsi"/>
        </w:rPr>
        <w:t xml:space="preserve"> is a nominal scalar inertia and </w:t>
      </w:r>
      <m:oMath>
        <m:r>
          <w:rPr>
            <w:rFonts w:ascii="Cambria Math" w:hAnsi="Cambria Math" w:cstheme="majorHAnsi"/>
          </w:rPr>
          <m:t>f</m:t>
        </m:r>
        <m:d>
          <m:dPr>
            <m:ctrlPr>
              <w:rPr>
                <w:rFonts w:ascii="Cambria Math" w:hAnsi="Cambria Math" w:cstheme="majorHAnsi"/>
              </w:rPr>
            </m:ctrlPr>
          </m:dPr>
          <m:e>
            <m:r>
              <m:rPr>
                <m:sty m:val="p"/>
              </m:rPr>
              <w:rPr>
                <w:rFonts w:ascii="Cambria Math" w:hAnsi="Cambria Math" w:cstheme="majorHAnsi"/>
              </w:rPr>
              <m:t>⋅</m:t>
            </m:r>
          </m:e>
        </m:d>
      </m:oMath>
      <w:r w:rsidRPr="00013BB9">
        <w:rPr>
          <w:rFonts w:asciiTheme="majorHAnsi" w:hAnsiTheme="majorHAnsi" w:cstheme="majorHAnsi"/>
        </w:rPr>
        <w:t xml:space="preserve"> is the “total disturbance” (generalized, unknown, bounded):</w:t>
      </w:r>
    </w:p>
    <w:p w14:paraId="76F39BB3" w14:textId="77777777" w:rsidR="00DA5D38" w:rsidRPr="00013BB9" w:rsidRDefault="009A23FC" w:rsidP="009A23FC">
      <w:pPr>
        <w:pStyle w:val="BodyText"/>
        <w:jc w:val="both"/>
        <w:rPr>
          <w:rFonts w:asciiTheme="majorHAnsi" w:hAnsiTheme="majorHAnsi" w:cstheme="majorHAnsi"/>
        </w:rPr>
      </w:pPr>
      <m:oMathPara>
        <m:oMathParaPr>
          <m:jc m:val="center"/>
        </m:oMathParaPr>
        <m:oMath>
          <m:r>
            <w:rPr>
              <w:rFonts w:ascii="Cambria Math" w:hAnsi="Cambria Math" w:cstheme="majorHAnsi"/>
            </w:rPr>
            <m:t>f</m:t>
          </m:r>
          <m:r>
            <m:rPr>
              <m:sty m:val="p"/>
            </m:rPr>
            <w:rPr>
              <w:rFonts w:ascii="Cambria Math" w:hAnsi="Cambria Math" w:cstheme="majorHAnsi"/>
            </w:rPr>
            <m:t>=</m:t>
          </m:r>
          <m:f>
            <m:fPr>
              <m:ctrlPr>
                <w:rPr>
                  <w:rFonts w:ascii="Cambria Math" w:hAnsi="Cambria Math" w:cstheme="majorHAnsi"/>
                </w:rPr>
              </m:ctrlPr>
            </m:fPr>
            <m:num>
              <m:r>
                <w:rPr>
                  <w:rFonts w:ascii="Cambria Math" w:hAnsi="Cambria Math" w:cstheme="majorHAnsi"/>
                </w:rPr>
                <m:t>1</m:t>
              </m:r>
            </m:num>
            <m:den>
              <m:r>
                <w:rPr>
                  <w:rFonts w:ascii="Cambria Math" w:hAnsi="Cambria Math" w:cstheme="majorHAnsi"/>
                </w:rPr>
                <m:t>M</m:t>
              </m:r>
              <m:d>
                <m:dPr>
                  <m:ctrlPr>
                    <w:rPr>
                      <w:rFonts w:ascii="Cambria Math" w:hAnsi="Cambria Math" w:cstheme="majorHAnsi"/>
                    </w:rPr>
                  </m:ctrlPr>
                </m:dPr>
                <m:e>
                  <m:r>
                    <m:rPr>
                      <m:sty m:val="b"/>
                    </m:rPr>
                    <w:rPr>
                      <w:rFonts w:ascii="Cambria Math" w:hAnsi="Cambria Math" w:cstheme="majorHAnsi"/>
                    </w:rPr>
                    <m:t>q</m:t>
                  </m:r>
                </m:e>
              </m:d>
            </m:den>
          </m:f>
          <m:d>
            <m:dPr>
              <m:begChr m:val="["/>
              <m:endChr m:val="]"/>
              <m:ctrlPr>
                <w:rPr>
                  <w:rFonts w:ascii="Cambria Math" w:hAnsi="Cambria Math" w:cstheme="majorHAnsi"/>
                </w:rPr>
              </m:ctrlPr>
            </m:dPr>
            <m:e>
              <m:r>
                <m:rPr>
                  <m:sty m:val="p"/>
                </m:rPr>
                <w:rPr>
                  <w:rFonts w:ascii="Cambria Math" w:hAnsi="Cambria Math" w:cstheme="majorHAnsi"/>
                </w:rPr>
                <m:t>-</m:t>
              </m:r>
              <m:r>
                <w:rPr>
                  <w:rFonts w:ascii="Cambria Math" w:hAnsi="Cambria Math" w:cstheme="majorHAnsi"/>
                </w:rPr>
                <m:t>C</m:t>
              </m:r>
              <m:d>
                <m:dPr>
                  <m:ctrlPr>
                    <w:rPr>
                      <w:rFonts w:ascii="Cambria Math" w:hAnsi="Cambria Math" w:cstheme="majorHAnsi"/>
                    </w:rPr>
                  </m:ctrlPr>
                </m:dPr>
                <m:e>
                  <m:r>
                    <m:rPr>
                      <m:sty m:val="b"/>
                    </m:rPr>
                    <w:rPr>
                      <w:rFonts w:ascii="Cambria Math" w:hAnsi="Cambria Math" w:cstheme="majorHAnsi"/>
                    </w:rPr>
                    <m:t>q</m:t>
                  </m:r>
                  <m:r>
                    <m:rPr>
                      <m:sty m:val="p"/>
                    </m:rPr>
                    <w:rPr>
                      <w:rFonts w:ascii="Cambria Math" w:hAnsi="Cambria Math" w:cstheme="majorHAnsi"/>
                    </w:rPr>
                    <m:t>,</m:t>
                  </m:r>
                  <m:acc>
                    <m:accPr>
                      <m:chr m:val="̇"/>
                      <m:ctrlPr>
                        <w:rPr>
                          <w:rFonts w:ascii="Cambria Math" w:hAnsi="Cambria Math" w:cstheme="majorHAnsi"/>
                        </w:rPr>
                      </m:ctrlPr>
                    </m:accPr>
                    <m:e>
                      <m:r>
                        <m:rPr>
                          <m:sty m:val="b"/>
                        </m:rPr>
                        <w:rPr>
                          <w:rFonts w:ascii="Cambria Math" w:hAnsi="Cambria Math" w:cstheme="majorHAnsi"/>
                        </w:rPr>
                        <m:t>q</m:t>
                      </m:r>
                    </m:e>
                  </m:acc>
                </m:e>
              </m:d>
              <m:acc>
                <m:accPr>
                  <m:chr m:val="̇"/>
                  <m:ctrlPr>
                    <w:rPr>
                      <w:rFonts w:ascii="Cambria Math" w:hAnsi="Cambria Math" w:cstheme="majorHAnsi"/>
                    </w:rPr>
                  </m:ctrlPr>
                </m:accPr>
                <m:e>
                  <m:r>
                    <m:rPr>
                      <m:sty m:val="b"/>
                    </m:rPr>
                    <w:rPr>
                      <w:rFonts w:ascii="Cambria Math" w:hAnsi="Cambria Math" w:cstheme="majorHAnsi"/>
                    </w:rPr>
                    <m:t>q</m:t>
                  </m:r>
                </m:e>
              </m:acc>
              <m:r>
                <m:rPr>
                  <m:sty m:val="p"/>
                </m:rPr>
                <w:rPr>
                  <w:rFonts w:ascii="Cambria Math" w:hAnsi="Cambria Math" w:cstheme="majorHAnsi"/>
                </w:rPr>
                <m:t>-</m:t>
              </m:r>
              <m:r>
                <w:rPr>
                  <w:rFonts w:ascii="Cambria Math" w:hAnsi="Cambria Math" w:cstheme="majorHAnsi"/>
                </w:rPr>
                <m:t>G</m:t>
              </m:r>
              <m:d>
                <m:dPr>
                  <m:ctrlPr>
                    <w:rPr>
                      <w:rFonts w:ascii="Cambria Math" w:hAnsi="Cambria Math" w:cstheme="majorHAnsi"/>
                    </w:rPr>
                  </m:ctrlPr>
                </m:dPr>
                <m:e>
                  <m:r>
                    <m:rPr>
                      <m:sty m:val="b"/>
                    </m:rPr>
                    <w:rPr>
                      <w:rFonts w:ascii="Cambria Math" w:hAnsi="Cambria Math" w:cstheme="majorHAnsi"/>
                    </w:rPr>
                    <m:t>q</m:t>
                  </m:r>
                </m:e>
              </m:d>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τ</m:t>
                  </m:r>
                </m:e>
                <m:sub>
                  <m:r>
                    <w:rPr>
                      <w:rFonts w:ascii="Cambria Math" w:hAnsi="Cambria Math" w:cstheme="majorHAnsi"/>
                    </w:rPr>
                    <m:t>h</m:t>
                  </m:r>
                </m:sub>
              </m:sSub>
              <m:r>
                <m:rPr>
                  <m:sty m:val="p"/>
                </m:rPr>
                <w:rPr>
                  <w:rFonts w:ascii="Cambria Math" w:hAnsi="Cambria Math" w:cstheme="majorHAnsi"/>
                </w:rPr>
                <m:t>-</m:t>
              </m:r>
              <m:r>
                <w:rPr>
                  <w:rFonts w:ascii="Cambria Math" w:hAnsi="Cambria Math" w:cstheme="majorHAnsi"/>
                </w:rPr>
                <m:t>d</m:t>
              </m:r>
              <m:d>
                <m:dPr>
                  <m:ctrlPr>
                    <w:rPr>
                      <w:rFonts w:ascii="Cambria Math" w:hAnsi="Cambria Math" w:cstheme="majorHAnsi"/>
                    </w:rPr>
                  </m:ctrlPr>
                </m:dPr>
                <m:e>
                  <m:r>
                    <w:rPr>
                      <w:rFonts w:ascii="Cambria Math" w:hAnsi="Cambria Math" w:cstheme="majorHAnsi"/>
                    </w:rPr>
                    <m:t>t</m:t>
                  </m:r>
                </m:e>
              </m:d>
            </m:e>
          </m:d>
          <m:r>
            <m:rPr>
              <m:sty m:val="p"/>
            </m:rPr>
            <w:rPr>
              <w:rFonts w:ascii="Cambria Math" w:hAnsi="Cambria Math" w:cstheme="majorHAnsi"/>
            </w:rPr>
            <m:t>+</m:t>
          </m:r>
          <m:d>
            <m:dPr>
              <m:ctrlPr>
                <w:rPr>
                  <w:rFonts w:ascii="Cambria Math" w:hAnsi="Cambria Math" w:cstheme="majorHAnsi"/>
                </w:rPr>
              </m:ctrlPr>
            </m:dPr>
            <m:e>
              <m:f>
                <m:fPr>
                  <m:ctrlPr>
                    <w:rPr>
                      <w:rFonts w:ascii="Cambria Math" w:hAnsi="Cambria Math" w:cstheme="majorHAnsi"/>
                    </w:rPr>
                  </m:ctrlPr>
                </m:fPr>
                <m:num>
                  <m:r>
                    <w:rPr>
                      <w:rFonts w:ascii="Cambria Math" w:hAnsi="Cambria Math" w:cstheme="majorHAnsi"/>
                    </w:rPr>
                    <m:t>1</m:t>
                  </m:r>
                </m:num>
                <m:den>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0</m:t>
                      </m:r>
                    </m:sub>
                  </m:sSub>
                </m:den>
              </m:f>
              <m:r>
                <m:rPr>
                  <m:sty m:val="p"/>
                </m:rPr>
                <w:rPr>
                  <w:rFonts w:ascii="Cambria Math" w:hAnsi="Cambria Math" w:cstheme="majorHAnsi"/>
                </w:rPr>
                <m:t>-</m:t>
              </m:r>
              <m:f>
                <m:fPr>
                  <m:ctrlPr>
                    <w:rPr>
                      <w:rFonts w:ascii="Cambria Math" w:hAnsi="Cambria Math" w:cstheme="majorHAnsi"/>
                    </w:rPr>
                  </m:ctrlPr>
                </m:fPr>
                <m:num>
                  <m:r>
                    <w:rPr>
                      <w:rFonts w:ascii="Cambria Math" w:hAnsi="Cambria Math" w:cstheme="majorHAnsi"/>
                    </w:rPr>
                    <m:t>1</m:t>
                  </m:r>
                </m:num>
                <m:den>
                  <m:r>
                    <w:rPr>
                      <w:rFonts w:ascii="Cambria Math" w:hAnsi="Cambria Math" w:cstheme="majorHAnsi"/>
                    </w:rPr>
                    <m:t>M</m:t>
                  </m:r>
                  <m:d>
                    <m:dPr>
                      <m:ctrlPr>
                        <w:rPr>
                          <w:rFonts w:ascii="Cambria Math" w:hAnsi="Cambria Math" w:cstheme="majorHAnsi"/>
                        </w:rPr>
                      </m:ctrlPr>
                    </m:dPr>
                    <m:e>
                      <m:r>
                        <m:rPr>
                          <m:sty m:val="b"/>
                        </m:rPr>
                        <w:rPr>
                          <w:rFonts w:ascii="Cambria Math" w:hAnsi="Cambria Math" w:cstheme="majorHAnsi"/>
                        </w:rPr>
                        <m:t>q</m:t>
                      </m:r>
                    </m:e>
                  </m:d>
                </m:den>
              </m:f>
            </m:e>
          </m:d>
          <m:sSub>
            <m:sSubPr>
              <m:ctrlPr>
                <w:rPr>
                  <w:rFonts w:ascii="Cambria Math" w:hAnsi="Cambria Math" w:cstheme="majorHAnsi"/>
                </w:rPr>
              </m:ctrlPr>
            </m:sSubPr>
            <m:e>
              <m:r>
                <w:rPr>
                  <w:rFonts w:ascii="Cambria Math" w:hAnsi="Cambria Math" w:cstheme="majorHAnsi"/>
                </w:rPr>
                <m:t>τ</m:t>
              </m:r>
            </m:e>
            <m:sub>
              <m:r>
                <w:rPr>
                  <w:rFonts w:ascii="Cambria Math" w:hAnsi="Cambria Math" w:cstheme="majorHAnsi"/>
                </w:rPr>
                <m:t>c</m:t>
              </m:r>
            </m:sub>
          </m:sSub>
        </m:oMath>
      </m:oMathPara>
    </w:p>
    <w:p w14:paraId="7AA92692" w14:textId="77777777" w:rsidR="00DA5D38" w:rsidRPr="00013BB9" w:rsidRDefault="009A23FC">
      <w:pPr>
        <w:pStyle w:val="Heading4"/>
        <w:rPr>
          <w:rFonts w:cstheme="majorHAnsi"/>
          <w:color w:val="auto"/>
        </w:rPr>
      </w:pPr>
      <w:bookmarkStart w:id="79" w:name="c.2-extended-state-observer-eso"/>
      <w:bookmarkEnd w:id="77"/>
      <w:r w:rsidRPr="00013BB9">
        <w:rPr>
          <w:rFonts w:cstheme="majorHAnsi"/>
          <w:color w:val="auto"/>
        </w:rPr>
        <w:t>9.C.2 Extended State Observer (ESO)</w:t>
      </w:r>
    </w:p>
    <w:p w14:paraId="4639BBAE" w14:textId="77777777" w:rsidR="00DA5D38" w:rsidRPr="00013BB9" w:rsidRDefault="009A23FC">
      <w:pPr>
        <w:pStyle w:val="FirstParagraph"/>
        <w:rPr>
          <w:rFonts w:asciiTheme="majorHAnsi" w:hAnsiTheme="majorHAnsi" w:cstheme="majorHAnsi"/>
        </w:rPr>
      </w:pPr>
      <w:commentRangeStart w:id="80"/>
      <w:r w:rsidRPr="00013BB9">
        <w:rPr>
          <w:rFonts w:asciiTheme="majorHAnsi" w:hAnsiTheme="majorHAnsi" w:cstheme="majorHAnsi"/>
        </w:rPr>
        <w:t xml:space="preserve">A third-order ESO estimates </w:t>
      </w:r>
      <w:commentRangeEnd w:id="80"/>
      <w:r w:rsidR="001E5E9A">
        <w:rPr>
          <w:rStyle w:val="CommentReference"/>
        </w:rPr>
        <w:commentReference w:id="80"/>
      </w:r>
      <w:r w:rsidRPr="00013BB9">
        <w:rPr>
          <w:rFonts w:asciiTheme="majorHAnsi" w:hAnsiTheme="majorHAnsi" w:cstheme="majorHAnsi"/>
        </w:rPr>
        <w:t>both state and total disturbance:</w:t>
      </w:r>
    </w:p>
    <w:p w14:paraId="2FE1D9CE" w14:textId="77777777" w:rsidR="00DA5D38" w:rsidRPr="00013BB9" w:rsidRDefault="00AD3D5C">
      <w:pPr>
        <w:pStyle w:val="BodyText"/>
        <w:rPr>
          <w:rFonts w:asciiTheme="majorHAnsi" w:hAnsiTheme="majorHAnsi" w:cstheme="majorHAnsi"/>
        </w:rPr>
      </w:pPr>
      <m:oMathPara>
        <m:oMathParaPr>
          <m:jc m:val="center"/>
        </m:oMathParaPr>
        <m:oMath>
          <m:d>
            <m:dPr>
              <m:begChr m:val="{"/>
              <m:endChr m:val=""/>
              <m:ctrlPr>
                <w:rPr>
                  <w:rFonts w:ascii="Cambria Math" w:hAnsi="Cambria Math" w:cstheme="majorHAnsi"/>
                </w:rPr>
              </m:ctrlPr>
            </m:dPr>
            <m:e>
              <w:commentRangeStart w:id="81"/>
              <m:m>
                <m:mPr>
                  <m:plcHide m:val="1"/>
                  <m:mcs>
                    <m:mc>
                      <m:mcPr>
                        <m:count m:val="1"/>
                        <m:mcJc m:val="left"/>
                      </m:mcPr>
                    </m:mc>
                  </m:mcs>
                  <m:ctrlPr>
                    <w:rPr>
                      <w:rFonts w:ascii="Cambria Math" w:hAnsi="Cambria Math" w:cstheme="majorHAnsi"/>
                    </w:rPr>
                  </m:ctrlPr>
                </m:mPr>
                <m:mr>
                  <m:e>
                    <m:acc>
                      <m:accPr>
                        <m:chr m:val="̇"/>
                        <m:ctrlPr>
                          <w:rPr>
                            <w:rFonts w:ascii="Cambria Math" w:hAnsi="Cambria Math" w:cstheme="majorHAnsi"/>
                          </w:rPr>
                        </m:ctrlPr>
                      </m:accPr>
                      <m:e>
                        <m:acc>
                          <m:accPr>
                            <m:ctrlPr>
                              <w:rPr>
                                <w:rFonts w:ascii="Cambria Math" w:hAnsi="Cambria Math" w:cstheme="majorHAnsi"/>
                              </w:rPr>
                            </m:ctrlPr>
                          </m:accPr>
                          <m:e>
                            <m:r>
                              <w:rPr>
                                <w:rFonts w:ascii="Cambria Math" w:hAnsi="Cambria Math" w:cstheme="majorHAnsi"/>
                              </w:rPr>
                              <m:t>q</m:t>
                            </m:r>
                          </m:e>
                        </m:acc>
                      </m:e>
                    </m:acc>
                    <m:r>
                      <m:rPr>
                        <m:sty m:val="p"/>
                      </m:rPr>
                      <w:rPr>
                        <w:rFonts w:ascii="Cambria Math" w:hAnsi="Cambria Math" w:cstheme="majorHAnsi"/>
                      </w:rPr>
                      <m:t>=</m:t>
                    </m:r>
                    <m:acc>
                      <m:accPr>
                        <m:ctrlPr>
                          <w:rPr>
                            <w:rFonts w:ascii="Cambria Math" w:hAnsi="Cambria Math" w:cstheme="majorHAnsi"/>
                          </w:rPr>
                        </m:ctrlPr>
                      </m:accPr>
                      <m:e>
                        <m:acc>
                          <m:accPr>
                            <m:chr m:val="̇"/>
                            <m:ctrlPr>
                              <w:rPr>
                                <w:rFonts w:ascii="Cambria Math" w:hAnsi="Cambria Math" w:cstheme="majorHAnsi"/>
                              </w:rPr>
                            </m:ctrlPr>
                          </m:accPr>
                          <m:e>
                            <m:r>
                              <w:rPr>
                                <w:rFonts w:ascii="Cambria Math" w:hAnsi="Cambria Math" w:cstheme="majorHAnsi"/>
                              </w:rPr>
                              <m:t>q</m:t>
                            </m:r>
                          </m:e>
                        </m:acc>
                      </m:e>
                    </m:acc>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β</m:t>
                        </m:r>
                      </m:e>
                      <m:sub>
                        <m:r>
                          <w:rPr>
                            <w:rFonts w:ascii="Cambria Math" w:hAnsi="Cambria Math" w:cstheme="majorHAnsi"/>
                          </w:rPr>
                          <m:t>1</m:t>
                        </m:r>
                      </m:sub>
                    </m:sSub>
                    <m:d>
                      <m:dPr>
                        <m:ctrlPr>
                          <w:rPr>
                            <w:rFonts w:ascii="Cambria Math" w:hAnsi="Cambria Math" w:cstheme="majorHAnsi"/>
                          </w:rPr>
                        </m:ctrlPr>
                      </m:dPr>
                      <m:e>
                        <m:r>
                          <w:rPr>
                            <w:rFonts w:ascii="Cambria Math" w:hAnsi="Cambria Math" w:cstheme="majorHAnsi"/>
                          </w:rPr>
                          <m:t>q</m:t>
                        </m:r>
                        <m:r>
                          <m:rPr>
                            <m:sty m:val="p"/>
                          </m:rPr>
                          <w:rPr>
                            <w:rFonts w:ascii="Cambria Math" w:hAnsi="Cambria Math" w:cstheme="majorHAnsi"/>
                          </w:rPr>
                          <m:t>-</m:t>
                        </m:r>
                        <m:acc>
                          <m:accPr>
                            <m:ctrlPr>
                              <w:rPr>
                                <w:rFonts w:ascii="Cambria Math" w:hAnsi="Cambria Math" w:cstheme="majorHAnsi"/>
                              </w:rPr>
                            </m:ctrlPr>
                          </m:accPr>
                          <m:e>
                            <m:r>
                              <w:rPr>
                                <w:rFonts w:ascii="Cambria Math" w:hAnsi="Cambria Math" w:cstheme="majorHAnsi"/>
                              </w:rPr>
                              <m:t>q</m:t>
                            </m:r>
                          </m:e>
                        </m:acc>
                      </m:e>
                    </m:d>
                  </m:e>
                </m:mr>
                <m:mr>
                  <m:e>
                    <m:acc>
                      <m:accPr>
                        <m:chr m:val="̇"/>
                        <m:ctrlPr>
                          <w:rPr>
                            <w:rFonts w:ascii="Cambria Math" w:hAnsi="Cambria Math" w:cstheme="majorHAnsi"/>
                          </w:rPr>
                        </m:ctrlPr>
                      </m:accPr>
                      <m:e>
                        <m:acc>
                          <m:accPr>
                            <m:ctrlPr>
                              <w:rPr>
                                <w:rFonts w:ascii="Cambria Math" w:hAnsi="Cambria Math" w:cstheme="majorHAnsi"/>
                              </w:rPr>
                            </m:ctrlPr>
                          </m:accPr>
                          <m:e>
                            <m:acc>
                              <m:accPr>
                                <m:chr m:val="̇"/>
                                <m:ctrlPr>
                                  <w:rPr>
                                    <w:rFonts w:ascii="Cambria Math" w:hAnsi="Cambria Math" w:cstheme="majorHAnsi"/>
                                  </w:rPr>
                                </m:ctrlPr>
                              </m:accPr>
                              <m:e>
                                <m:r>
                                  <w:rPr>
                                    <w:rFonts w:ascii="Cambria Math" w:hAnsi="Cambria Math" w:cstheme="majorHAnsi"/>
                                  </w:rPr>
                                  <m:t>q</m:t>
                                </m:r>
                              </m:e>
                            </m:acc>
                          </m:e>
                        </m:acc>
                      </m:e>
                    </m:acc>
                    <m:r>
                      <m:rPr>
                        <m:sty m:val="p"/>
                      </m:rPr>
                      <w:rPr>
                        <w:rFonts w:ascii="Cambria Math" w:hAnsi="Cambria Math" w:cstheme="majorHAnsi"/>
                      </w:rPr>
                      <m:t>=</m:t>
                    </m:r>
                    <m:acc>
                      <m:accPr>
                        <m:ctrlPr>
                          <w:rPr>
                            <w:rFonts w:ascii="Cambria Math" w:hAnsi="Cambria Math" w:cstheme="majorHAnsi"/>
                          </w:rPr>
                        </m:ctrlPr>
                      </m:accPr>
                      <m:e>
                        <m:r>
                          <w:rPr>
                            <w:rFonts w:ascii="Cambria Math" w:hAnsi="Cambria Math" w:cstheme="majorHAnsi"/>
                          </w:rPr>
                          <m:t>f</m:t>
                        </m:r>
                      </m:e>
                    </m:acc>
                    <m:r>
                      <m:rPr>
                        <m:sty m:val="p"/>
                      </m:rPr>
                      <w:rPr>
                        <w:rFonts w:ascii="Cambria Math" w:hAnsi="Cambria Math" w:cstheme="majorHAnsi"/>
                      </w:rPr>
                      <m:t>+</m:t>
                    </m:r>
                    <m:f>
                      <m:fPr>
                        <m:ctrlPr>
                          <w:rPr>
                            <w:rFonts w:ascii="Cambria Math" w:hAnsi="Cambria Math" w:cstheme="majorHAnsi"/>
                          </w:rPr>
                        </m:ctrlPr>
                      </m:fPr>
                      <m:num>
                        <m:sSub>
                          <m:sSubPr>
                            <m:ctrlPr>
                              <w:rPr>
                                <w:rFonts w:ascii="Cambria Math" w:hAnsi="Cambria Math" w:cstheme="majorHAnsi"/>
                              </w:rPr>
                            </m:ctrlPr>
                          </m:sSubPr>
                          <m:e>
                            <m:r>
                              <w:rPr>
                                <w:rFonts w:ascii="Cambria Math" w:hAnsi="Cambria Math" w:cstheme="majorHAnsi"/>
                              </w:rPr>
                              <m:t>τ</m:t>
                            </m:r>
                          </m:e>
                          <m:sub>
                            <m:r>
                              <w:rPr>
                                <w:rFonts w:ascii="Cambria Math" w:hAnsi="Cambria Math" w:cstheme="majorHAnsi"/>
                              </w:rPr>
                              <m:t>c</m:t>
                            </m:r>
                          </m:sub>
                        </m:sSub>
                      </m:num>
                      <m:den>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0</m:t>
                            </m:r>
                          </m:sub>
                        </m:sSub>
                      </m:den>
                    </m:f>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β</m:t>
                        </m:r>
                      </m:e>
                      <m:sub>
                        <m:r>
                          <w:rPr>
                            <w:rFonts w:ascii="Cambria Math" w:hAnsi="Cambria Math" w:cstheme="majorHAnsi"/>
                          </w:rPr>
                          <m:t>2</m:t>
                        </m:r>
                      </m:sub>
                    </m:sSub>
                    <m:d>
                      <m:dPr>
                        <m:ctrlPr>
                          <w:rPr>
                            <w:rFonts w:ascii="Cambria Math" w:hAnsi="Cambria Math" w:cstheme="majorHAnsi"/>
                          </w:rPr>
                        </m:ctrlPr>
                      </m:dPr>
                      <m:e>
                        <m:r>
                          <w:rPr>
                            <w:rFonts w:ascii="Cambria Math" w:hAnsi="Cambria Math" w:cstheme="majorHAnsi"/>
                          </w:rPr>
                          <m:t>q</m:t>
                        </m:r>
                        <m:r>
                          <m:rPr>
                            <m:sty m:val="p"/>
                          </m:rPr>
                          <w:rPr>
                            <w:rFonts w:ascii="Cambria Math" w:hAnsi="Cambria Math" w:cstheme="majorHAnsi"/>
                          </w:rPr>
                          <m:t>-</m:t>
                        </m:r>
                        <m:acc>
                          <m:accPr>
                            <m:ctrlPr>
                              <w:rPr>
                                <w:rFonts w:ascii="Cambria Math" w:hAnsi="Cambria Math" w:cstheme="majorHAnsi"/>
                              </w:rPr>
                            </m:ctrlPr>
                          </m:accPr>
                          <m:e>
                            <m:r>
                              <w:rPr>
                                <w:rFonts w:ascii="Cambria Math" w:hAnsi="Cambria Math" w:cstheme="majorHAnsi"/>
                              </w:rPr>
                              <m:t>q</m:t>
                            </m:r>
                          </m:e>
                        </m:acc>
                      </m:e>
                    </m:d>
                  </m:e>
                </m:mr>
                <m:mr>
                  <m:e>
                    <m:acc>
                      <m:accPr>
                        <m:chr m:val="̇"/>
                        <m:ctrlPr>
                          <w:rPr>
                            <w:rFonts w:ascii="Cambria Math" w:hAnsi="Cambria Math" w:cstheme="majorHAnsi"/>
                          </w:rPr>
                        </m:ctrlPr>
                      </m:accPr>
                      <m:e>
                        <m:acc>
                          <m:accPr>
                            <m:ctrlPr>
                              <w:rPr>
                                <w:rFonts w:ascii="Cambria Math" w:hAnsi="Cambria Math" w:cstheme="majorHAnsi"/>
                              </w:rPr>
                            </m:ctrlPr>
                          </m:accPr>
                          <m:e>
                            <m:r>
                              <w:rPr>
                                <w:rFonts w:ascii="Cambria Math" w:hAnsi="Cambria Math" w:cstheme="majorHAnsi"/>
                              </w:rPr>
                              <m:t>f</m:t>
                            </m:r>
                          </m:e>
                        </m:acc>
                      </m:e>
                    </m:acc>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β</m:t>
                        </m:r>
                      </m:e>
                      <m:sub>
                        <m:r>
                          <w:rPr>
                            <w:rFonts w:ascii="Cambria Math" w:hAnsi="Cambria Math" w:cstheme="majorHAnsi"/>
                          </w:rPr>
                          <m:t>3</m:t>
                        </m:r>
                      </m:sub>
                    </m:sSub>
                    <m:d>
                      <m:dPr>
                        <m:ctrlPr>
                          <w:rPr>
                            <w:rFonts w:ascii="Cambria Math" w:hAnsi="Cambria Math" w:cstheme="majorHAnsi"/>
                          </w:rPr>
                        </m:ctrlPr>
                      </m:dPr>
                      <m:e>
                        <m:r>
                          <w:rPr>
                            <w:rFonts w:ascii="Cambria Math" w:hAnsi="Cambria Math" w:cstheme="majorHAnsi"/>
                          </w:rPr>
                          <m:t>q</m:t>
                        </m:r>
                        <m:r>
                          <m:rPr>
                            <m:sty m:val="p"/>
                          </m:rPr>
                          <w:rPr>
                            <w:rFonts w:ascii="Cambria Math" w:hAnsi="Cambria Math" w:cstheme="majorHAnsi"/>
                          </w:rPr>
                          <m:t>-</m:t>
                        </m:r>
                        <m:acc>
                          <m:accPr>
                            <m:ctrlPr>
                              <w:rPr>
                                <w:rFonts w:ascii="Cambria Math" w:hAnsi="Cambria Math" w:cstheme="majorHAnsi"/>
                              </w:rPr>
                            </m:ctrlPr>
                          </m:accPr>
                          <m:e>
                            <m:r>
                              <w:rPr>
                                <w:rFonts w:ascii="Cambria Math" w:hAnsi="Cambria Math" w:cstheme="majorHAnsi"/>
                              </w:rPr>
                              <m:t>q</m:t>
                            </m:r>
                          </m:e>
                        </m:acc>
                      </m:e>
                    </m:d>
                  </m:e>
                </m:mr>
              </m:m>
              <w:commentRangeEnd w:id="81"/>
              <m:r>
                <m:rPr>
                  <m:sty m:val="p"/>
                </m:rPr>
                <w:rPr>
                  <w:rStyle w:val="CommentReference"/>
                </w:rPr>
                <w:commentReference w:id="81"/>
              </m:r>
            </m:e>
          </m:d>
        </m:oMath>
      </m:oMathPara>
    </w:p>
    <w:p w14:paraId="066D7447"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 xml:space="preserve">where </w:t>
      </w:r>
      <m:oMath>
        <m:d>
          <m:dPr>
            <m:begChr m:val="["/>
            <m:endChr m:val="]"/>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β</m:t>
                </m:r>
              </m:e>
              <m:sub>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β</m:t>
                </m:r>
              </m:e>
              <m:sub>
                <m:r>
                  <w:rPr>
                    <w:rFonts w:ascii="Cambria Math" w:hAnsi="Cambria Math" w:cstheme="majorHAnsi"/>
                  </w:rPr>
                  <m:t>2</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β</m:t>
                </m:r>
              </m:e>
              <m:sub>
                <m:r>
                  <w:rPr>
                    <w:rFonts w:ascii="Cambria Math" w:hAnsi="Cambria Math" w:cstheme="majorHAnsi"/>
                  </w:rPr>
                  <m:t>3</m:t>
                </m:r>
              </m:sub>
            </m:sSub>
          </m:e>
        </m:d>
        <m:r>
          <m:rPr>
            <m:sty m:val="p"/>
          </m:rPr>
          <w:rPr>
            <w:rFonts w:ascii="Cambria Math" w:hAnsi="Cambria Math" w:cstheme="majorHAnsi"/>
          </w:rPr>
          <m:t>=</m:t>
        </m:r>
        <m:d>
          <m:dPr>
            <m:begChr m:val="["/>
            <m:endChr m:val="]"/>
            <m:ctrlPr>
              <w:rPr>
                <w:rFonts w:ascii="Cambria Math" w:hAnsi="Cambria Math" w:cstheme="majorHAnsi"/>
              </w:rPr>
            </m:ctrlPr>
          </m:dPr>
          <m:e>
            <m:r>
              <w:rPr>
                <w:rFonts w:ascii="Cambria Math" w:hAnsi="Cambria Math" w:cstheme="majorHAnsi"/>
              </w:rPr>
              <m:t>3</m:t>
            </m:r>
            <m:sSub>
              <m:sSubPr>
                <m:ctrlPr>
                  <w:rPr>
                    <w:rFonts w:ascii="Cambria Math" w:hAnsi="Cambria Math" w:cstheme="majorHAnsi"/>
                  </w:rPr>
                </m:ctrlPr>
              </m:sSubPr>
              <m:e>
                <m:r>
                  <w:rPr>
                    <w:rFonts w:ascii="Cambria Math" w:hAnsi="Cambria Math" w:cstheme="majorHAnsi"/>
                  </w:rPr>
                  <m:t>ω</m:t>
                </m:r>
              </m:e>
              <m:sub>
                <m:r>
                  <w:rPr>
                    <w:rFonts w:ascii="Cambria Math" w:hAnsi="Cambria Math" w:cstheme="majorHAnsi"/>
                  </w:rPr>
                  <m:t>o</m:t>
                </m:r>
              </m:sub>
            </m:sSub>
            <m:r>
              <m:rPr>
                <m:sty m:val="p"/>
              </m:rPr>
              <w:rPr>
                <w:rFonts w:ascii="Cambria Math" w:hAnsi="Cambria Math" w:cstheme="majorHAnsi"/>
              </w:rPr>
              <m:t>,</m:t>
            </m:r>
            <m:r>
              <w:rPr>
                <w:rFonts w:ascii="Cambria Math" w:hAnsi="Cambria Math" w:cstheme="majorHAnsi"/>
              </w:rPr>
              <m:t>3</m:t>
            </m:r>
            <m:sSubSup>
              <m:sSubSupPr>
                <m:ctrlPr>
                  <w:rPr>
                    <w:rFonts w:ascii="Cambria Math" w:hAnsi="Cambria Math" w:cstheme="majorHAnsi"/>
                  </w:rPr>
                </m:ctrlPr>
              </m:sSubSupPr>
              <m:e>
                <m:r>
                  <w:rPr>
                    <w:rFonts w:ascii="Cambria Math" w:hAnsi="Cambria Math" w:cstheme="majorHAnsi"/>
                  </w:rPr>
                  <m:t>ω</m:t>
                </m:r>
              </m:e>
              <m:sub>
                <m:r>
                  <w:rPr>
                    <w:rFonts w:ascii="Cambria Math" w:hAnsi="Cambria Math" w:cstheme="majorHAnsi"/>
                  </w:rPr>
                  <m:t>o</m:t>
                </m:r>
              </m:sub>
              <m:sup>
                <m:r>
                  <w:rPr>
                    <w:rFonts w:ascii="Cambria Math" w:hAnsi="Cambria Math" w:cstheme="majorHAnsi"/>
                  </w:rPr>
                  <m:t>2</m:t>
                </m:r>
              </m:sup>
            </m:sSubSup>
            <m:r>
              <m:rPr>
                <m:sty m:val="p"/>
              </m:rPr>
              <w:rPr>
                <w:rFonts w:ascii="Cambria Math" w:hAnsi="Cambria Math" w:cstheme="majorHAnsi"/>
              </w:rPr>
              <m:t>,</m:t>
            </m:r>
            <m:sSubSup>
              <m:sSubSupPr>
                <m:ctrlPr>
                  <w:rPr>
                    <w:rFonts w:ascii="Cambria Math" w:hAnsi="Cambria Math" w:cstheme="majorHAnsi"/>
                  </w:rPr>
                </m:ctrlPr>
              </m:sSubSupPr>
              <m:e>
                <m:r>
                  <w:rPr>
                    <w:rFonts w:ascii="Cambria Math" w:hAnsi="Cambria Math" w:cstheme="majorHAnsi"/>
                  </w:rPr>
                  <m:t>ω</m:t>
                </m:r>
              </m:e>
              <m:sub>
                <m:r>
                  <w:rPr>
                    <w:rFonts w:ascii="Cambria Math" w:hAnsi="Cambria Math" w:cstheme="majorHAnsi"/>
                  </w:rPr>
                  <m:t>o</m:t>
                </m:r>
              </m:sub>
              <m:sup>
                <m:r>
                  <w:rPr>
                    <w:rFonts w:ascii="Cambria Math" w:hAnsi="Cambria Math" w:cstheme="majorHAnsi"/>
                  </w:rPr>
                  <m:t>3</m:t>
                </m:r>
              </m:sup>
            </m:sSubSup>
          </m:e>
        </m:d>
      </m:oMath>
      <w:r w:rsidRPr="00013BB9">
        <w:rPr>
          <w:rFonts w:asciiTheme="majorHAnsi" w:hAnsiTheme="majorHAnsi" w:cstheme="majorHAnsi"/>
        </w:rPr>
        <w:t xml:space="preserve"> are observer bandwidth parameters derived from characteristic root placement at </w:t>
      </w:r>
      <m:oMath>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ω</m:t>
            </m:r>
          </m:e>
          <m:sub>
            <m:r>
              <w:rPr>
                <w:rFonts w:ascii="Cambria Math" w:hAnsi="Cambria Math" w:cstheme="majorHAnsi"/>
              </w:rPr>
              <m:t>o</m:t>
            </m:r>
          </m:sub>
        </m:sSub>
      </m:oMath>
      <w:r w:rsidRPr="00013BB9">
        <w:rPr>
          <w:rFonts w:asciiTheme="majorHAnsi" w:hAnsiTheme="majorHAnsi" w:cstheme="majorHAnsi"/>
        </w:rPr>
        <w:t xml:space="preserve"> (observer bandwidth). The ESO error dynamics satisfy:</w:t>
      </w:r>
    </w:p>
    <w:p w14:paraId="3012835D" w14:textId="77777777" w:rsidR="00DA5D38" w:rsidRPr="00013BB9" w:rsidRDefault="00AD3D5C">
      <w:pPr>
        <w:pStyle w:val="BodyText"/>
        <w:rPr>
          <w:rFonts w:asciiTheme="majorHAnsi" w:hAnsiTheme="majorHAnsi" w:cstheme="majorHAnsi"/>
        </w:rPr>
      </w:pPr>
      <m:oMathPara>
        <m:oMathParaPr>
          <m:jc m:val="center"/>
        </m:oMathParaPr>
        <m:oMath>
          <m:sSub>
            <m:sSubPr>
              <m:ctrlPr>
                <w:rPr>
                  <w:rFonts w:ascii="Cambria Math" w:hAnsi="Cambria Math" w:cstheme="majorHAnsi"/>
                </w:rPr>
              </m:ctrlPr>
            </m:sSubPr>
            <m:e>
              <m:acc>
                <m:accPr>
                  <m:chr m:val="̇"/>
                  <m:ctrlPr>
                    <w:rPr>
                      <w:rFonts w:ascii="Cambria Math" w:hAnsi="Cambria Math" w:cstheme="majorHAnsi"/>
                    </w:rPr>
                  </m:ctrlPr>
                </m:accPr>
                <m:e>
                  <m:r>
                    <m:rPr>
                      <m:sty m:val="b"/>
                    </m:rPr>
                    <w:rPr>
                      <w:rFonts w:ascii="Cambria Math" w:hAnsi="Cambria Math" w:cstheme="majorHAnsi"/>
                    </w:rPr>
                    <m:t>e</m:t>
                  </m:r>
                </m:e>
              </m:acc>
            </m:e>
            <m:sub>
              <m:r>
                <w:rPr>
                  <w:rFonts w:ascii="Cambria Math" w:hAnsi="Cambria Math" w:cstheme="majorHAnsi"/>
                </w:rPr>
                <m:t>o</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A</m:t>
              </m:r>
            </m:e>
            <m:sub>
              <m:r>
                <w:rPr>
                  <w:rFonts w:ascii="Cambria Math" w:hAnsi="Cambria Math" w:cstheme="majorHAnsi"/>
                </w:rPr>
                <m:t>o</m:t>
              </m:r>
            </m:sub>
          </m:sSub>
          <m:sSub>
            <m:sSubPr>
              <m:ctrlPr>
                <w:rPr>
                  <w:rFonts w:ascii="Cambria Math" w:hAnsi="Cambria Math" w:cstheme="majorHAnsi"/>
                </w:rPr>
              </m:ctrlPr>
            </m:sSubPr>
            <m:e>
              <m:r>
                <m:rPr>
                  <m:sty m:val="b"/>
                </m:rPr>
                <w:rPr>
                  <w:rFonts w:ascii="Cambria Math" w:hAnsi="Cambria Math" w:cstheme="majorHAnsi"/>
                </w:rPr>
                <m:t>e</m:t>
              </m:r>
            </m:e>
            <m:sub>
              <m:r>
                <w:rPr>
                  <w:rFonts w:ascii="Cambria Math" w:hAnsi="Cambria Math" w:cstheme="majorHAnsi"/>
                </w:rPr>
                <m:t>o</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B</m:t>
              </m:r>
            </m:e>
            <m:sub>
              <m:r>
                <w:rPr>
                  <w:rFonts w:ascii="Cambria Math" w:hAnsi="Cambria Math" w:cstheme="majorHAnsi"/>
                </w:rPr>
                <m:t>o</m:t>
              </m:r>
            </m:sub>
          </m:sSub>
          <m:acc>
            <m:accPr>
              <m:chr m:val="̇"/>
              <m:ctrlPr>
                <w:rPr>
                  <w:rFonts w:ascii="Cambria Math" w:hAnsi="Cambria Math" w:cstheme="majorHAnsi"/>
                </w:rPr>
              </m:ctrlPr>
            </m:accPr>
            <m:e>
              <m:r>
                <w:rPr>
                  <w:rFonts w:ascii="Cambria Math" w:hAnsi="Cambria Math" w:cstheme="majorHAnsi"/>
                </w:rPr>
                <m:t>f</m:t>
              </m:r>
            </m:e>
          </m:acc>
          <m:d>
            <m:dPr>
              <m:ctrlPr>
                <w:rPr>
                  <w:rFonts w:ascii="Cambria Math" w:hAnsi="Cambria Math" w:cstheme="majorHAnsi"/>
                </w:rPr>
              </m:ctrlPr>
            </m:dPr>
            <m:e>
              <m:r>
                <w:rPr>
                  <w:rFonts w:ascii="Cambria Math" w:hAnsi="Cambria Math" w:cstheme="majorHAnsi"/>
                </w:rPr>
                <m:t>t</m:t>
              </m:r>
            </m:e>
          </m:d>
        </m:oMath>
      </m:oMathPara>
    </w:p>
    <w:p w14:paraId="514649C5"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 xml:space="preserve">where </w:t>
      </w:r>
      <m:oMath>
        <m:sSub>
          <m:sSubPr>
            <m:ctrlPr>
              <w:rPr>
                <w:rFonts w:ascii="Cambria Math" w:hAnsi="Cambria Math" w:cstheme="majorHAnsi"/>
              </w:rPr>
            </m:ctrlPr>
          </m:sSubPr>
          <m:e>
            <m:r>
              <m:rPr>
                <m:sty m:val="b"/>
              </m:rPr>
              <w:rPr>
                <w:rFonts w:ascii="Cambria Math" w:hAnsi="Cambria Math" w:cstheme="majorHAnsi"/>
              </w:rPr>
              <m:t>e</m:t>
            </m:r>
          </m:e>
          <m:sub>
            <m:r>
              <w:rPr>
                <w:rFonts w:ascii="Cambria Math" w:hAnsi="Cambria Math" w:cstheme="majorHAnsi"/>
              </w:rPr>
              <m:t>o</m:t>
            </m:r>
          </m:sub>
        </m:sSub>
        <m:r>
          <m:rPr>
            <m:sty m:val="p"/>
          </m:rPr>
          <w:rPr>
            <w:rFonts w:ascii="Cambria Math" w:hAnsi="Cambria Math" w:cstheme="majorHAnsi"/>
          </w:rPr>
          <m:t>=</m:t>
        </m:r>
        <m:sSup>
          <m:sSupPr>
            <m:ctrlPr>
              <w:rPr>
                <w:rFonts w:ascii="Cambria Math" w:hAnsi="Cambria Math" w:cstheme="majorHAnsi"/>
              </w:rPr>
            </m:ctrlPr>
          </m:sSupPr>
          <m:e>
            <m:d>
              <m:dPr>
                <m:begChr m:val="["/>
                <m:endChr m:val="]"/>
                <m:ctrlPr>
                  <w:rPr>
                    <w:rFonts w:ascii="Cambria Math" w:hAnsi="Cambria Math" w:cstheme="majorHAnsi"/>
                  </w:rPr>
                </m:ctrlPr>
              </m:dPr>
              <m:e>
                <m:r>
                  <w:rPr>
                    <w:rFonts w:ascii="Cambria Math" w:hAnsi="Cambria Math" w:cstheme="majorHAnsi"/>
                  </w:rPr>
                  <m:t>q</m:t>
                </m:r>
                <m:r>
                  <m:rPr>
                    <m:sty m:val="p"/>
                  </m:rPr>
                  <w:rPr>
                    <w:rFonts w:ascii="Cambria Math" w:hAnsi="Cambria Math" w:cstheme="majorHAnsi"/>
                  </w:rPr>
                  <m:t>-</m:t>
                </m:r>
                <m:acc>
                  <m:accPr>
                    <m:ctrlPr>
                      <w:rPr>
                        <w:rFonts w:ascii="Cambria Math" w:hAnsi="Cambria Math" w:cstheme="majorHAnsi"/>
                      </w:rPr>
                    </m:ctrlPr>
                  </m:accPr>
                  <m:e>
                    <m:r>
                      <w:rPr>
                        <w:rFonts w:ascii="Cambria Math" w:hAnsi="Cambria Math" w:cstheme="majorHAnsi"/>
                      </w:rPr>
                      <m:t>q</m:t>
                    </m:r>
                  </m:e>
                </m:acc>
                <m:r>
                  <m:rPr>
                    <m:sty m:val="p"/>
                  </m:rPr>
                  <w:rPr>
                    <w:rFonts w:ascii="Cambria Math" w:hAnsi="Cambria Math" w:cstheme="majorHAnsi"/>
                  </w:rPr>
                  <m:t>,</m:t>
                </m:r>
                <m:acc>
                  <m:accPr>
                    <m:chr m:val="̇"/>
                    <m:ctrlPr>
                      <w:rPr>
                        <w:rFonts w:ascii="Cambria Math" w:hAnsi="Cambria Math" w:cstheme="majorHAnsi"/>
                      </w:rPr>
                    </m:ctrlPr>
                  </m:accPr>
                  <m:e>
                    <m:r>
                      <w:rPr>
                        <w:rFonts w:ascii="Cambria Math" w:hAnsi="Cambria Math" w:cstheme="majorHAnsi"/>
                      </w:rPr>
                      <m:t>q</m:t>
                    </m:r>
                  </m:e>
                </m:acc>
                <m:r>
                  <m:rPr>
                    <m:sty m:val="p"/>
                  </m:rPr>
                  <w:rPr>
                    <w:rFonts w:ascii="Cambria Math" w:hAnsi="Cambria Math" w:cstheme="majorHAnsi"/>
                  </w:rPr>
                  <m:t>-</m:t>
                </m:r>
                <m:acc>
                  <m:accPr>
                    <m:ctrlPr>
                      <w:rPr>
                        <w:rFonts w:ascii="Cambria Math" w:hAnsi="Cambria Math" w:cstheme="majorHAnsi"/>
                      </w:rPr>
                    </m:ctrlPr>
                  </m:accPr>
                  <m:e>
                    <m:acc>
                      <m:accPr>
                        <m:chr m:val="̇"/>
                        <m:ctrlPr>
                          <w:rPr>
                            <w:rFonts w:ascii="Cambria Math" w:hAnsi="Cambria Math" w:cstheme="majorHAnsi"/>
                          </w:rPr>
                        </m:ctrlPr>
                      </m:accPr>
                      <m:e>
                        <m:r>
                          <w:rPr>
                            <w:rFonts w:ascii="Cambria Math" w:hAnsi="Cambria Math" w:cstheme="majorHAnsi"/>
                          </w:rPr>
                          <m:t>q</m:t>
                        </m:r>
                      </m:e>
                    </m:acc>
                  </m:e>
                </m:acc>
                <m:r>
                  <m:rPr>
                    <m:sty m:val="p"/>
                  </m:rPr>
                  <w:rPr>
                    <w:rFonts w:ascii="Cambria Math" w:hAnsi="Cambria Math" w:cstheme="majorHAnsi"/>
                  </w:rPr>
                  <m:t>,</m:t>
                </m:r>
                <m:r>
                  <w:rPr>
                    <w:rFonts w:ascii="Cambria Math" w:hAnsi="Cambria Math" w:cstheme="majorHAnsi"/>
                  </w:rPr>
                  <m:t>f</m:t>
                </m:r>
                <m:r>
                  <m:rPr>
                    <m:sty m:val="p"/>
                  </m:rPr>
                  <w:rPr>
                    <w:rFonts w:ascii="Cambria Math" w:hAnsi="Cambria Math" w:cstheme="majorHAnsi"/>
                  </w:rPr>
                  <m:t>-</m:t>
                </m:r>
                <m:acc>
                  <m:accPr>
                    <m:ctrlPr>
                      <w:rPr>
                        <w:rFonts w:ascii="Cambria Math" w:hAnsi="Cambria Math" w:cstheme="majorHAnsi"/>
                      </w:rPr>
                    </m:ctrlPr>
                  </m:accPr>
                  <m:e>
                    <m:r>
                      <w:rPr>
                        <w:rFonts w:ascii="Cambria Math" w:hAnsi="Cambria Math" w:cstheme="majorHAnsi"/>
                      </w:rPr>
                      <m:t>f</m:t>
                    </m:r>
                  </m:e>
                </m:acc>
              </m:e>
            </m:d>
          </m:e>
          <m:sup>
            <m:r>
              <m:rPr>
                <m:sty m:val="p"/>
              </m:rPr>
              <w:rPr>
                <w:rFonts w:ascii="Cambria Math" w:hAnsi="Cambria Math" w:cstheme="majorHAnsi"/>
              </w:rPr>
              <m:t>⊤</m:t>
            </m:r>
          </m:sup>
        </m:sSup>
      </m:oMath>
      <w:r w:rsidRPr="00013BB9">
        <w:rPr>
          <w:rFonts w:asciiTheme="majorHAnsi" w:hAnsiTheme="majorHAnsi" w:cstheme="majorHAnsi"/>
        </w:rPr>
        <w:t xml:space="preserve">, and </w:t>
      </w:r>
      <m:oMath>
        <m:sSub>
          <m:sSubPr>
            <m:ctrlPr>
              <w:rPr>
                <w:rFonts w:ascii="Cambria Math" w:hAnsi="Cambria Math" w:cstheme="majorHAnsi"/>
              </w:rPr>
            </m:ctrlPr>
          </m:sSubPr>
          <m:e>
            <m:r>
              <m:rPr>
                <m:sty m:val="b"/>
              </m:rPr>
              <w:rPr>
                <w:rFonts w:ascii="Cambria Math" w:hAnsi="Cambria Math" w:cstheme="majorHAnsi"/>
              </w:rPr>
              <m:t>A</m:t>
            </m:r>
          </m:e>
          <m:sub>
            <m:r>
              <w:rPr>
                <w:rFonts w:ascii="Cambria Math" w:hAnsi="Cambria Math" w:cstheme="majorHAnsi"/>
              </w:rPr>
              <m:t>o</m:t>
            </m:r>
          </m:sub>
        </m:sSub>
      </m:oMath>
      <w:r w:rsidRPr="00013BB9">
        <w:rPr>
          <w:rFonts w:asciiTheme="majorHAnsi" w:hAnsiTheme="majorHAnsi" w:cstheme="majorHAnsi"/>
        </w:rPr>
        <w:t xml:space="preserve"> is Hurwitz. Under bounded disturbance rate </w:t>
      </w:r>
      <m:oMath>
        <m:d>
          <m:dPr>
            <m:begChr m:val="|"/>
            <m:endChr m:val="|"/>
            <m:ctrlPr>
              <w:rPr>
                <w:rFonts w:ascii="Cambria Math" w:hAnsi="Cambria Math" w:cstheme="majorHAnsi"/>
              </w:rPr>
            </m:ctrlPr>
          </m:dPr>
          <m:e>
            <m:acc>
              <m:accPr>
                <m:chr m:val="̇"/>
                <m:ctrlPr>
                  <w:rPr>
                    <w:rFonts w:ascii="Cambria Math" w:hAnsi="Cambria Math" w:cstheme="majorHAnsi"/>
                  </w:rPr>
                </m:ctrlPr>
              </m:accPr>
              <m:e>
                <m:r>
                  <w:rPr>
                    <w:rFonts w:ascii="Cambria Math" w:hAnsi="Cambria Math" w:cstheme="majorHAnsi"/>
                  </w:rPr>
                  <m:t>f</m:t>
                </m:r>
              </m:e>
            </m:acc>
          </m:e>
        </m:d>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Δ</m:t>
            </m:r>
          </m:e>
          <m:sub>
            <m:r>
              <w:rPr>
                <w:rFonts w:ascii="Cambria Math" w:hAnsi="Cambria Math" w:cstheme="majorHAnsi"/>
              </w:rPr>
              <m:t>f</m:t>
            </m:r>
          </m:sub>
        </m:sSub>
      </m:oMath>
      <w:r w:rsidRPr="00013BB9">
        <w:rPr>
          <w:rFonts w:asciiTheme="majorHAnsi" w:hAnsiTheme="majorHAnsi" w:cstheme="majorHAnsi"/>
        </w:rPr>
        <w:t>, the ESO error is uniformly ultimately bounded (UUB):</w:t>
      </w:r>
    </w:p>
    <w:p w14:paraId="1088F33F" w14:textId="77777777" w:rsidR="00DA5D38" w:rsidRPr="00013BB9" w:rsidRDefault="00AD3D5C">
      <w:pPr>
        <w:pStyle w:val="BodyText"/>
        <w:rPr>
          <w:rFonts w:asciiTheme="majorHAnsi" w:hAnsiTheme="majorHAnsi" w:cstheme="majorHAnsi"/>
        </w:rPr>
      </w:pPr>
      <m:oMathPara>
        <m:oMathParaPr>
          <m:jc m:val="center"/>
        </m:oMathParaPr>
        <m:oMath>
          <m:limLow>
            <m:limLowPr>
              <m:ctrlPr>
                <w:rPr>
                  <w:rFonts w:ascii="Cambria Math" w:hAnsi="Cambria Math" w:cstheme="majorHAnsi"/>
                </w:rPr>
              </m:ctrlPr>
            </m:limLowPr>
            <m:e>
              <m:r>
                <m:rPr>
                  <m:sty m:val="p"/>
                </m:rPr>
                <w:rPr>
                  <w:rFonts w:ascii="Cambria Math" w:hAnsi="Cambria Math" w:cstheme="majorHAnsi"/>
                </w:rPr>
                <m:t>limsup</m:t>
              </m:r>
            </m:e>
            <m:lim>
              <m:r>
                <w:rPr>
                  <w:rFonts w:ascii="Cambria Math" w:hAnsi="Cambria Math" w:cstheme="majorHAnsi"/>
                </w:rPr>
                <m:t>t</m:t>
              </m:r>
              <m:r>
                <m:rPr>
                  <m:sty m:val="p"/>
                </m:rPr>
                <w:rPr>
                  <w:rFonts w:ascii="Cambria Math" w:hAnsi="Cambria Math" w:cstheme="majorHAnsi"/>
                </w:rPr>
                <m:t>→∞</m:t>
              </m:r>
            </m:lim>
          </m:limLow>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e</m:t>
              </m:r>
            </m:e>
            <m:sub>
              <m:r>
                <w:rPr>
                  <w:rFonts w:ascii="Cambria Math" w:hAnsi="Cambria Math" w:cstheme="majorHAnsi"/>
                </w:rPr>
                <m:t>o</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f>
            <m:fPr>
              <m:ctrlPr>
                <w:rPr>
                  <w:rFonts w:ascii="Cambria Math" w:hAnsi="Cambria Math" w:cstheme="majorHAnsi"/>
                </w:rPr>
              </m:ctrlPr>
            </m:fPr>
            <m:num>
              <m:r>
                <w:rPr>
                  <w:rFonts w:ascii="Cambria Math" w:hAnsi="Cambria Math" w:cstheme="majorHAnsi"/>
                </w:rPr>
                <m:t>c</m:t>
              </m:r>
              <m:sSub>
                <m:sSubPr>
                  <m:ctrlPr>
                    <w:rPr>
                      <w:rFonts w:ascii="Cambria Math" w:hAnsi="Cambria Math" w:cstheme="majorHAnsi"/>
                    </w:rPr>
                  </m:ctrlPr>
                </m:sSubPr>
                <m:e>
                  <m:r>
                    <w:rPr>
                      <w:rFonts w:ascii="Cambria Math" w:hAnsi="Cambria Math" w:cstheme="majorHAnsi"/>
                    </w:rPr>
                    <m:t>Δ</m:t>
                  </m:r>
                </m:e>
                <m:sub>
                  <m:r>
                    <w:rPr>
                      <w:rFonts w:ascii="Cambria Math" w:hAnsi="Cambria Math" w:cstheme="majorHAnsi"/>
                    </w:rPr>
                    <m:t>f</m:t>
                  </m:r>
                </m:sub>
              </m:sSub>
            </m:num>
            <m:den>
              <m:sSub>
                <m:sSubPr>
                  <m:ctrlPr>
                    <w:rPr>
                      <w:rFonts w:ascii="Cambria Math" w:hAnsi="Cambria Math" w:cstheme="majorHAnsi"/>
                    </w:rPr>
                  </m:ctrlPr>
                </m:sSubPr>
                <m:e>
                  <m:r>
                    <w:rPr>
                      <w:rFonts w:ascii="Cambria Math" w:hAnsi="Cambria Math" w:cstheme="majorHAnsi"/>
                    </w:rPr>
                    <m:t>ω</m:t>
                  </m:r>
                </m:e>
                <m:sub>
                  <m:r>
                    <w:rPr>
                      <w:rFonts w:ascii="Cambria Math" w:hAnsi="Cambria Math" w:cstheme="majorHAnsi"/>
                    </w:rPr>
                    <m:t>o</m:t>
                  </m:r>
                </m:sub>
              </m:sSub>
            </m:den>
          </m:f>
        </m:oMath>
      </m:oMathPara>
    </w:p>
    <w:p w14:paraId="70E861D8" w14:textId="77777777" w:rsidR="00DA5D38" w:rsidRPr="00013BB9" w:rsidRDefault="009A23FC">
      <w:pPr>
        <w:pStyle w:val="Heading4"/>
        <w:rPr>
          <w:rFonts w:cstheme="majorHAnsi"/>
          <w:color w:val="auto"/>
        </w:rPr>
      </w:pPr>
      <w:bookmarkStart w:id="82" w:name="c.3-σ-modified-adaptive-adrc-σ-aadrc"/>
      <w:bookmarkEnd w:id="79"/>
      <w:r w:rsidRPr="00013BB9">
        <w:rPr>
          <w:rFonts w:cstheme="majorHAnsi"/>
          <w:color w:val="auto"/>
        </w:rPr>
        <w:t>9.C.3 σ-Modified Adaptive ADRC (σ-AADRC)</w:t>
      </w:r>
    </w:p>
    <w:p w14:paraId="1DFE90E2"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Standard ADRC uses fixed observer bandwidth </w:t>
      </w:r>
      <m:oMath>
        <m:sSub>
          <m:sSubPr>
            <m:ctrlPr>
              <w:rPr>
                <w:rFonts w:ascii="Cambria Math" w:hAnsi="Cambria Math" w:cstheme="majorHAnsi"/>
              </w:rPr>
            </m:ctrlPr>
          </m:sSubPr>
          <m:e>
            <m:r>
              <w:rPr>
                <w:rFonts w:ascii="Cambria Math" w:hAnsi="Cambria Math" w:cstheme="majorHAnsi"/>
              </w:rPr>
              <m:t>ω</m:t>
            </m:r>
          </m:e>
          <m:sub>
            <m:r>
              <w:rPr>
                <w:rFonts w:ascii="Cambria Math" w:hAnsi="Cambria Math" w:cstheme="majorHAnsi"/>
              </w:rPr>
              <m:t>o</m:t>
            </m:r>
          </m:sub>
        </m:sSub>
      </m:oMath>
      <w:r w:rsidRPr="00013BB9">
        <w:rPr>
          <w:rFonts w:asciiTheme="majorHAnsi" w:hAnsiTheme="majorHAnsi" w:cstheme="majorHAnsi"/>
        </w:rPr>
        <w:t xml:space="preserve">. For a system with time-varying disturbance spectrum (as in locomotion), adaptive tuning is necessary. An adaptive law updates </w:t>
      </w:r>
      <m:oMath>
        <m:sSub>
          <m:sSubPr>
            <m:ctrlPr>
              <w:rPr>
                <w:rFonts w:ascii="Cambria Math" w:hAnsi="Cambria Math" w:cstheme="majorHAnsi"/>
              </w:rPr>
            </m:ctrlPr>
          </m:sSubPr>
          <m:e>
            <m:r>
              <w:rPr>
                <w:rFonts w:ascii="Cambria Math" w:hAnsi="Cambria Math" w:cstheme="majorHAnsi"/>
              </w:rPr>
              <m:t>ω</m:t>
            </m:r>
          </m:e>
          <m:sub>
            <m:r>
              <w:rPr>
                <w:rFonts w:ascii="Cambria Math" w:hAnsi="Cambria Math" w:cstheme="majorHAnsi"/>
              </w:rPr>
              <m:t>o</m:t>
            </m:r>
          </m:sub>
        </m:sSub>
        <m:d>
          <m:dPr>
            <m:ctrlPr>
              <w:rPr>
                <w:rFonts w:ascii="Cambria Math" w:hAnsi="Cambria Math" w:cstheme="majorHAnsi"/>
              </w:rPr>
            </m:ctrlPr>
          </m:dPr>
          <m:e>
            <m:r>
              <w:rPr>
                <w:rFonts w:ascii="Cambria Math" w:hAnsi="Cambria Math" w:cstheme="majorHAnsi"/>
              </w:rPr>
              <m:t>t</m:t>
            </m:r>
          </m:e>
        </m:d>
      </m:oMath>
      <w:r w:rsidRPr="00013BB9">
        <w:rPr>
          <w:rFonts w:asciiTheme="majorHAnsi" w:hAnsiTheme="majorHAnsi" w:cstheme="majorHAnsi"/>
        </w:rPr>
        <w:t>:</w:t>
      </w:r>
    </w:p>
    <w:p w14:paraId="4A08F9DB" w14:textId="77777777" w:rsidR="00DA5D38" w:rsidRPr="00013BB9" w:rsidRDefault="00AD3D5C" w:rsidP="009A23FC">
      <w:pPr>
        <w:pStyle w:val="BodyText"/>
        <w:jc w:val="both"/>
        <w:rPr>
          <w:rFonts w:asciiTheme="majorHAnsi" w:hAnsiTheme="majorHAnsi" w:cstheme="majorHAnsi"/>
        </w:rPr>
      </w:pPr>
      <m:oMathPara>
        <m:oMathParaPr>
          <m:jc m:val="center"/>
        </m:oMathParaPr>
        <m:oMath>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ω</m:t>
                  </m:r>
                </m:e>
              </m:acc>
            </m:e>
            <m:sub>
              <m:r>
                <w:rPr>
                  <w:rFonts w:ascii="Cambria Math" w:hAnsi="Cambria Math" w:cstheme="majorHAnsi"/>
                </w:rPr>
                <m:t>o</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γ</m:t>
              </m:r>
            </m:e>
            <m:sub>
              <m:r>
                <w:rPr>
                  <w:rFonts w:ascii="Cambria Math" w:hAnsi="Cambria Math" w:cstheme="majorHAnsi"/>
                </w:rPr>
                <m:t>o</m:t>
              </m:r>
            </m:sub>
          </m:sSub>
          <m:r>
            <w:rPr>
              <w:rFonts w:ascii="Cambria Math" w:hAnsi="Cambria Math" w:cstheme="majorHAnsi"/>
            </w:rPr>
            <m:t> </m:t>
          </m:r>
          <m:sSubSup>
            <m:sSubSupPr>
              <m:ctrlPr>
                <w:rPr>
                  <w:rFonts w:ascii="Cambria Math" w:hAnsi="Cambria Math" w:cstheme="majorHAnsi"/>
                </w:rPr>
              </m:ctrlPr>
            </m:sSubSupPr>
            <m:e>
              <m:r>
                <m:rPr>
                  <m:sty m:val="b"/>
                </m:rPr>
                <w:rPr>
                  <w:rFonts w:ascii="Cambria Math" w:hAnsi="Cambria Math" w:cstheme="majorHAnsi"/>
                </w:rPr>
                <m:t>e</m:t>
              </m:r>
            </m:e>
            <m:sub>
              <m:r>
                <w:rPr>
                  <w:rFonts w:ascii="Cambria Math" w:hAnsi="Cambria Math" w:cstheme="majorHAnsi"/>
                </w:rPr>
                <m:t>o</m:t>
              </m:r>
            </m:sub>
            <m:sup>
              <m:r>
                <m:rPr>
                  <m:sty m:val="p"/>
                </m:rPr>
                <w:rPr>
                  <w:rFonts w:ascii="Cambria Math" w:hAnsi="Cambria Math" w:cstheme="majorHAnsi"/>
                </w:rPr>
                <m:t>⊤</m:t>
              </m:r>
            </m:sup>
          </m:sSubSup>
          <m:sSub>
            <m:sSubPr>
              <m:ctrlPr>
                <w:rPr>
                  <w:rFonts w:ascii="Cambria Math" w:hAnsi="Cambria Math" w:cstheme="majorHAnsi"/>
                </w:rPr>
              </m:ctrlPr>
            </m:sSubPr>
            <m:e>
              <m:r>
                <m:rPr>
                  <m:sty m:val="b"/>
                </m:rPr>
                <w:rPr>
                  <w:rFonts w:ascii="Cambria Math" w:hAnsi="Cambria Math" w:cstheme="majorHAnsi"/>
                </w:rPr>
                <m:t>P</m:t>
              </m:r>
            </m:e>
            <m:sub>
              <m:r>
                <w:rPr>
                  <w:rFonts w:ascii="Cambria Math" w:hAnsi="Cambria Math" w:cstheme="majorHAnsi"/>
                </w:rPr>
                <m:t>o</m:t>
              </m:r>
            </m:sub>
          </m:sSub>
          <m:sSub>
            <m:sSubPr>
              <m:ctrlPr>
                <w:rPr>
                  <w:rFonts w:ascii="Cambria Math" w:hAnsi="Cambria Math" w:cstheme="majorHAnsi"/>
                </w:rPr>
              </m:ctrlPr>
            </m:sSubPr>
            <m:e>
              <m:r>
                <m:rPr>
                  <m:sty m:val="b"/>
                </m:rPr>
                <w:rPr>
                  <w:rFonts w:ascii="Cambria Math" w:hAnsi="Cambria Math" w:cstheme="majorHAnsi"/>
                </w:rPr>
                <m:t>B</m:t>
              </m:r>
            </m:e>
            <m:sub>
              <m:r>
                <w:rPr>
                  <w:rFonts w:ascii="Cambria Math" w:hAnsi="Cambria Math" w:cstheme="majorHAnsi"/>
                </w:rPr>
                <m:t>o</m:t>
              </m:r>
            </m:sub>
          </m:sSub>
          <m:d>
            <m:dPr>
              <m:ctrlPr>
                <w:rPr>
                  <w:rFonts w:ascii="Cambria Math" w:hAnsi="Cambria Math" w:cstheme="majorHAnsi"/>
                </w:rPr>
              </m:ctrlPr>
            </m:dPr>
            <m:e>
              <m:r>
                <w:rPr>
                  <w:rFonts w:ascii="Cambria Math" w:hAnsi="Cambria Math" w:cstheme="majorHAnsi"/>
                </w:rPr>
                <m:t>q</m:t>
              </m:r>
              <m:r>
                <m:rPr>
                  <m:sty m:val="p"/>
                </m:rPr>
                <w:rPr>
                  <w:rFonts w:ascii="Cambria Math" w:hAnsi="Cambria Math" w:cstheme="majorHAnsi"/>
                </w:rPr>
                <m:t>-</m:t>
              </m:r>
              <m:acc>
                <m:accPr>
                  <m:ctrlPr>
                    <w:rPr>
                      <w:rFonts w:ascii="Cambria Math" w:hAnsi="Cambria Math" w:cstheme="majorHAnsi"/>
                    </w:rPr>
                  </m:ctrlPr>
                </m:accPr>
                <m:e>
                  <m:r>
                    <w:rPr>
                      <w:rFonts w:ascii="Cambria Math" w:hAnsi="Cambria Math" w:cstheme="majorHAnsi"/>
                    </w:rPr>
                    <m:t>q</m:t>
                  </m:r>
                </m:e>
              </m:acc>
            </m:e>
          </m:d>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σ</m:t>
              </m:r>
            </m:e>
            <m:sub>
              <m:r>
                <w:rPr>
                  <w:rFonts w:ascii="Cambria Math" w:hAnsi="Cambria Math" w:cstheme="majorHAnsi"/>
                </w:rPr>
                <m:t>o</m:t>
              </m:r>
            </m:sub>
          </m:sSub>
          <m:r>
            <w:rPr>
              <w:rFonts w:ascii="Cambria Math" w:hAnsi="Cambria Math" w:cstheme="majorHAnsi"/>
            </w:rPr>
            <m:t> </m:t>
          </m:r>
          <m:sSub>
            <m:sSubPr>
              <m:ctrlPr>
                <w:rPr>
                  <w:rFonts w:ascii="Cambria Math" w:hAnsi="Cambria Math" w:cstheme="majorHAnsi"/>
                </w:rPr>
              </m:ctrlPr>
            </m:sSubPr>
            <m:e>
              <m:r>
                <w:rPr>
                  <w:rFonts w:ascii="Cambria Math" w:hAnsi="Cambria Math" w:cstheme="majorHAnsi"/>
                </w:rPr>
                <m:t>ω</m:t>
              </m:r>
            </m:e>
            <m:sub>
              <m:r>
                <w:rPr>
                  <w:rFonts w:ascii="Cambria Math" w:hAnsi="Cambria Math" w:cstheme="majorHAnsi"/>
                </w:rPr>
                <m:t>o</m:t>
              </m:r>
            </m:sub>
          </m:sSub>
        </m:oMath>
      </m:oMathPara>
    </w:p>
    <w:p w14:paraId="55661289"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The </w:t>
      </w:r>
      <w:r w:rsidRPr="00013BB9">
        <w:rPr>
          <w:rFonts w:asciiTheme="majorHAnsi" w:hAnsiTheme="majorHAnsi" w:cstheme="majorHAnsi"/>
          <w:b/>
          <w:bCs/>
        </w:rPr>
        <w:t>σ-modification term</w:t>
      </w:r>
      <w:r w:rsidRPr="00013BB9">
        <w:rPr>
          <w:rFonts w:asciiTheme="majorHAnsi" w:hAnsiTheme="majorHAnsi" w:cstheme="majorHAnsi"/>
        </w:rPr>
        <w:t xml:space="preserve"> </w:t>
      </w:r>
      <m:oMath>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σ</m:t>
            </m:r>
          </m:e>
          <m:sub>
            <m:r>
              <w:rPr>
                <w:rFonts w:ascii="Cambria Math" w:hAnsi="Cambria Math" w:cstheme="majorHAnsi"/>
              </w:rPr>
              <m:t>o</m:t>
            </m:r>
          </m:sub>
        </m:sSub>
        <m:sSub>
          <m:sSubPr>
            <m:ctrlPr>
              <w:rPr>
                <w:rFonts w:ascii="Cambria Math" w:hAnsi="Cambria Math" w:cstheme="majorHAnsi"/>
              </w:rPr>
            </m:ctrlPr>
          </m:sSubPr>
          <m:e>
            <m:r>
              <w:rPr>
                <w:rFonts w:ascii="Cambria Math" w:hAnsi="Cambria Math" w:cstheme="majorHAnsi"/>
              </w:rPr>
              <m:t>ω</m:t>
            </m:r>
          </m:e>
          <m:sub>
            <m:r>
              <w:rPr>
                <w:rFonts w:ascii="Cambria Math" w:hAnsi="Cambria Math" w:cstheme="majorHAnsi"/>
              </w:rPr>
              <m:t>o</m:t>
            </m:r>
          </m:sub>
        </m:sSub>
      </m:oMath>
      <w:r w:rsidRPr="00013BB9">
        <w:rPr>
          <w:rFonts w:asciiTheme="majorHAnsi" w:hAnsiTheme="majorHAnsi" w:cstheme="majorHAnsi"/>
        </w:rPr>
        <w:t xml:space="preserve"> (with </w:t>
      </w:r>
      <m:oMath>
        <m:sSub>
          <m:sSubPr>
            <m:ctrlPr>
              <w:rPr>
                <w:rFonts w:ascii="Cambria Math" w:hAnsi="Cambria Math" w:cstheme="majorHAnsi"/>
              </w:rPr>
            </m:ctrlPr>
          </m:sSubPr>
          <m:e>
            <m:r>
              <w:rPr>
                <w:rFonts w:ascii="Cambria Math" w:hAnsi="Cambria Math" w:cstheme="majorHAnsi"/>
              </w:rPr>
              <m:t>σ</m:t>
            </m:r>
          </m:e>
          <m:sub>
            <m:r>
              <w:rPr>
                <w:rFonts w:ascii="Cambria Math" w:hAnsi="Cambria Math" w:cstheme="majorHAnsi"/>
              </w:rPr>
              <m:t>o</m:t>
            </m:r>
          </m:sub>
        </m:sSub>
        <m:r>
          <m:rPr>
            <m:sty m:val="p"/>
          </m:rPr>
          <w:rPr>
            <w:rFonts w:ascii="Cambria Math" w:hAnsi="Cambria Math" w:cstheme="majorHAnsi"/>
          </w:rPr>
          <m:t>&gt;</m:t>
        </m:r>
        <m:r>
          <w:rPr>
            <w:rFonts w:ascii="Cambria Math" w:hAnsi="Cambria Math" w:cstheme="majorHAnsi"/>
          </w:rPr>
          <m:t>0</m:t>
        </m:r>
      </m:oMath>
      <w:r w:rsidRPr="00013BB9">
        <w:rPr>
          <w:rFonts w:asciiTheme="majorHAnsi" w:hAnsiTheme="majorHAnsi" w:cstheme="majorHAnsi"/>
        </w:rPr>
        <w:t xml:space="preserve"> a small leakage constant) prevents the parameter </w:t>
      </w:r>
      <m:oMath>
        <m:sSub>
          <m:sSubPr>
            <m:ctrlPr>
              <w:rPr>
                <w:rFonts w:ascii="Cambria Math" w:hAnsi="Cambria Math" w:cstheme="majorHAnsi"/>
              </w:rPr>
            </m:ctrlPr>
          </m:sSubPr>
          <m:e>
            <m:r>
              <w:rPr>
                <w:rFonts w:ascii="Cambria Math" w:hAnsi="Cambria Math" w:cstheme="majorHAnsi"/>
              </w:rPr>
              <m:t>ω</m:t>
            </m:r>
          </m:e>
          <m:sub>
            <m:r>
              <w:rPr>
                <w:rFonts w:ascii="Cambria Math" w:hAnsi="Cambria Math" w:cstheme="majorHAnsi"/>
              </w:rPr>
              <m:t>o</m:t>
            </m:r>
          </m:sub>
        </m:sSub>
      </m:oMath>
      <w:r w:rsidRPr="00013BB9">
        <w:rPr>
          <w:rFonts w:asciiTheme="majorHAnsi" w:hAnsiTheme="majorHAnsi" w:cstheme="majorHAnsi"/>
        </w:rPr>
        <w:t xml:space="preserve"> from drifting to infinity under persistent bounded inputs, ensuring:</w:t>
      </w:r>
    </w:p>
    <w:p w14:paraId="47E1F2A7" w14:textId="77777777" w:rsidR="00DA5D38" w:rsidRPr="00013BB9" w:rsidRDefault="00AD3D5C" w:rsidP="009A23FC">
      <w:pPr>
        <w:pStyle w:val="BodyText"/>
        <w:jc w:val="both"/>
        <w:rPr>
          <w:rFonts w:asciiTheme="majorHAnsi" w:hAnsiTheme="majorHAnsi" w:cstheme="majorHAnsi"/>
        </w:rPr>
      </w:pPr>
      <m:oMathPara>
        <m:oMathParaPr>
          <m:jc m:val="center"/>
        </m:oMathParaPr>
        <m:oMath>
          <m:sSub>
            <m:sSubPr>
              <m:ctrlPr>
                <w:rPr>
                  <w:rFonts w:ascii="Cambria Math" w:hAnsi="Cambria Math" w:cstheme="majorHAnsi"/>
                </w:rPr>
              </m:ctrlPr>
            </m:sSubPr>
            <m:e>
              <m:r>
                <w:rPr>
                  <w:rFonts w:ascii="Cambria Math" w:hAnsi="Cambria Math" w:cstheme="majorHAnsi"/>
                </w:rPr>
                <m:t>ω</m:t>
              </m:r>
            </m:e>
            <m:sub>
              <m:r>
                <w:rPr>
                  <w:rFonts w:ascii="Cambria Math" w:hAnsi="Cambria Math" w:cstheme="majorHAnsi"/>
                </w:rPr>
                <m:t>o</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d>
            <m:dPr>
              <m:begChr m:val="["/>
              <m:endChr m:val="]"/>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ω</m:t>
                  </m:r>
                </m:e>
                <m:sub>
                  <m:r>
                    <m:rPr>
                      <m:sty m:val="p"/>
                    </m:rPr>
                    <w:rPr>
                      <w:rFonts w:ascii="Cambria Math" w:hAnsi="Cambria Math" w:cstheme="majorHAnsi"/>
                    </w:rPr>
                    <m:t>min</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ω</m:t>
                  </m:r>
                </m:e>
                <m:sub>
                  <m:r>
                    <m:rPr>
                      <m:sty m:val="p"/>
                    </m:rPr>
                    <w:rPr>
                      <w:rFonts w:ascii="Cambria Math" w:hAnsi="Cambria Math" w:cstheme="majorHAnsi"/>
                    </w:rPr>
                    <m:t>max</m:t>
                  </m:r>
                </m:sub>
              </m:sSub>
            </m:e>
          </m:d>
          <m:r>
            <w:rPr>
              <w:rFonts w:ascii="Cambria Math" w:hAnsi="Cambria Math" w:cstheme="majorHAnsi"/>
            </w:rPr>
            <m:t> </m:t>
          </m:r>
          <m:r>
            <m:rPr>
              <m:sty m:val="p"/>
            </m:rPr>
            <w:rPr>
              <w:rFonts w:ascii="Cambria Math" w:hAnsi="Cambria Math" w:cstheme="majorHAnsi"/>
            </w:rPr>
            <m:t>∀</m:t>
          </m:r>
          <m:r>
            <w:rPr>
              <w:rFonts w:ascii="Cambria Math" w:hAnsi="Cambria Math" w:cstheme="majorHAnsi"/>
            </w:rPr>
            <m:t>t</m:t>
          </m:r>
          <m:r>
            <m:rPr>
              <m:sty m:val="p"/>
            </m:rPr>
            <w:rPr>
              <w:rFonts w:ascii="Cambria Math" w:hAnsi="Cambria Math" w:cstheme="majorHAnsi"/>
            </w:rPr>
            <m:t>≥</m:t>
          </m:r>
          <m:r>
            <w:rPr>
              <w:rFonts w:ascii="Cambria Math" w:hAnsi="Cambria Math" w:cstheme="majorHAnsi"/>
            </w:rPr>
            <m:t>0</m:t>
          </m:r>
        </m:oMath>
      </m:oMathPara>
    </w:p>
    <w:p w14:paraId="4226C530"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The control law (feedback linearization with disturbance compensation):</w:t>
      </w:r>
    </w:p>
    <w:p w14:paraId="64679814" w14:textId="77777777" w:rsidR="00DA5D38" w:rsidRPr="00013BB9" w:rsidRDefault="00AD3D5C" w:rsidP="009A23FC">
      <w:pPr>
        <w:pStyle w:val="BodyText"/>
        <w:jc w:val="both"/>
        <w:rPr>
          <w:rFonts w:asciiTheme="majorHAnsi" w:hAnsiTheme="majorHAnsi" w:cstheme="majorHAnsi"/>
        </w:rPr>
      </w:pPr>
      <m:oMathPara>
        <m:oMathParaPr>
          <m:jc m:val="center"/>
        </m:oMathParaPr>
        <m:oMath>
          <m:sSub>
            <m:sSubPr>
              <m:ctrlPr>
                <w:rPr>
                  <w:rFonts w:ascii="Cambria Math" w:hAnsi="Cambria Math" w:cstheme="majorHAnsi"/>
                </w:rPr>
              </m:ctrlPr>
            </m:sSubPr>
            <m:e>
              <m:r>
                <w:rPr>
                  <w:rFonts w:ascii="Cambria Math" w:hAnsi="Cambria Math" w:cstheme="majorHAnsi"/>
                </w:rPr>
                <m:t>τ</m:t>
              </m:r>
            </m:e>
            <m:sub>
              <m:r>
                <w:rPr>
                  <w:rFonts w:ascii="Cambria Math" w:hAnsi="Cambria Math" w:cstheme="majorHAnsi"/>
                </w:rPr>
                <m:t>c</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0</m:t>
              </m:r>
            </m:sub>
          </m:sSub>
          <m:d>
            <m:dPr>
              <m:begChr m:val="["/>
              <m:endChr m:val="]"/>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p</m:t>
                  </m:r>
                </m:sub>
              </m:sSub>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q</m:t>
                      </m:r>
                    </m:e>
                    <m:sub>
                      <m:r>
                        <m:rPr>
                          <m:nor/>
                        </m:rPr>
                        <w:rPr>
                          <w:rFonts w:asciiTheme="majorHAnsi" w:hAnsiTheme="majorHAnsi" w:cstheme="majorHAnsi"/>
                        </w:rPr>
                        <m:t>ref</m:t>
                      </m:r>
                    </m:sub>
                  </m:sSub>
                  <m:r>
                    <m:rPr>
                      <m:sty m:val="p"/>
                    </m:rPr>
                    <w:rPr>
                      <w:rFonts w:ascii="Cambria Math" w:hAnsi="Cambria Math" w:cstheme="majorHAnsi"/>
                    </w:rPr>
                    <m:t>-</m:t>
                  </m:r>
                  <m:acc>
                    <m:accPr>
                      <m:ctrlPr>
                        <w:rPr>
                          <w:rFonts w:ascii="Cambria Math" w:hAnsi="Cambria Math" w:cstheme="majorHAnsi"/>
                        </w:rPr>
                      </m:ctrlPr>
                    </m:accPr>
                    <m:e>
                      <m:r>
                        <w:rPr>
                          <w:rFonts w:ascii="Cambria Math" w:hAnsi="Cambria Math" w:cstheme="majorHAnsi"/>
                        </w:rPr>
                        <m:t>q</m:t>
                      </m:r>
                    </m:e>
                  </m:acc>
                </m:e>
              </m:d>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d</m:t>
                  </m:r>
                </m:sub>
              </m:sSub>
              <m:d>
                <m:dPr>
                  <m:ctrlPr>
                    <w:rPr>
                      <w:rFonts w:ascii="Cambria Math" w:hAnsi="Cambria Math" w:cstheme="majorHAnsi"/>
                    </w:rPr>
                  </m:ctrlPr>
                </m:dPr>
                <m:e>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q</m:t>
                          </m:r>
                        </m:e>
                      </m:acc>
                    </m:e>
                    <m:sub>
                      <m:r>
                        <m:rPr>
                          <m:nor/>
                        </m:rPr>
                        <w:rPr>
                          <w:rFonts w:asciiTheme="majorHAnsi" w:hAnsiTheme="majorHAnsi" w:cstheme="majorHAnsi"/>
                        </w:rPr>
                        <m:t>ref</m:t>
                      </m:r>
                    </m:sub>
                  </m:sSub>
                  <m:r>
                    <m:rPr>
                      <m:sty m:val="p"/>
                    </m:rPr>
                    <w:rPr>
                      <w:rFonts w:ascii="Cambria Math" w:hAnsi="Cambria Math" w:cstheme="majorHAnsi"/>
                    </w:rPr>
                    <m:t>-</m:t>
                  </m:r>
                  <m:acc>
                    <m:accPr>
                      <m:ctrlPr>
                        <w:rPr>
                          <w:rFonts w:ascii="Cambria Math" w:hAnsi="Cambria Math" w:cstheme="majorHAnsi"/>
                        </w:rPr>
                      </m:ctrlPr>
                    </m:accPr>
                    <m:e>
                      <m:acc>
                        <m:accPr>
                          <m:chr m:val="̇"/>
                          <m:ctrlPr>
                            <w:rPr>
                              <w:rFonts w:ascii="Cambria Math" w:hAnsi="Cambria Math" w:cstheme="majorHAnsi"/>
                            </w:rPr>
                          </m:ctrlPr>
                        </m:accPr>
                        <m:e>
                          <m:r>
                            <w:rPr>
                              <w:rFonts w:ascii="Cambria Math" w:hAnsi="Cambria Math" w:cstheme="majorHAnsi"/>
                            </w:rPr>
                            <m:t>q</m:t>
                          </m:r>
                        </m:e>
                      </m:acc>
                    </m:e>
                  </m:acc>
                </m:e>
              </m:d>
              <m:r>
                <m:rPr>
                  <m:sty m:val="p"/>
                </m:rPr>
                <w:rPr>
                  <w:rFonts w:ascii="Cambria Math" w:hAnsi="Cambria Math" w:cstheme="majorHAnsi"/>
                </w:rPr>
                <m:t>+</m:t>
              </m:r>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q</m:t>
                      </m:r>
                    </m:e>
                  </m:acc>
                </m:e>
                <m:sub>
                  <m:r>
                    <m:rPr>
                      <m:nor/>
                    </m:rPr>
                    <w:rPr>
                      <w:rFonts w:asciiTheme="majorHAnsi" w:hAnsiTheme="majorHAnsi" w:cstheme="majorHAnsi"/>
                    </w:rPr>
                    <m:t>ref</m:t>
                  </m:r>
                </m:sub>
              </m:sSub>
              <m:r>
                <m:rPr>
                  <m:sty m:val="p"/>
                </m:rPr>
                <w:rPr>
                  <w:rFonts w:ascii="Cambria Math" w:hAnsi="Cambria Math" w:cstheme="majorHAnsi"/>
                </w:rPr>
                <m:t>-</m:t>
              </m:r>
              <m:acc>
                <m:accPr>
                  <m:ctrlPr>
                    <w:rPr>
                      <w:rFonts w:ascii="Cambria Math" w:hAnsi="Cambria Math" w:cstheme="majorHAnsi"/>
                    </w:rPr>
                  </m:ctrlPr>
                </m:accPr>
                <m:e>
                  <m:r>
                    <w:rPr>
                      <w:rFonts w:ascii="Cambria Math" w:hAnsi="Cambria Math" w:cstheme="majorHAnsi"/>
                    </w:rPr>
                    <m:t>f</m:t>
                  </m:r>
                </m:e>
              </m:acc>
            </m:e>
          </m:d>
        </m:oMath>
      </m:oMathPara>
    </w:p>
    <w:p w14:paraId="754228B4"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A bounded control modification prevents actuator saturation:</w:t>
      </w:r>
    </w:p>
    <w:p w14:paraId="062081BF" w14:textId="77777777" w:rsidR="00DA5D38" w:rsidRPr="00013BB9" w:rsidRDefault="00AD3D5C" w:rsidP="009A23FC">
      <w:pPr>
        <w:pStyle w:val="BodyText"/>
        <w:jc w:val="both"/>
        <w:rPr>
          <w:rFonts w:asciiTheme="majorHAnsi" w:hAnsiTheme="majorHAnsi" w:cstheme="majorHAnsi"/>
        </w:rPr>
      </w:pPr>
      <m:oMathPara>
        <m:oMathParaPr>
          <m:jc m:val="center"/>
        </m:oMathParaPr>
        <m:oMath>
          <m:sSubSup>
            <m:sSubSupPr>
              <m:ctrlPr>
                <w:rPr>
                  <w:rFonts w:ascii="Cambria Math" w:hAnsi="Cambria Math" w:cstheme="majorHAnsi"/>
                </w:rPr>
              </m:ctrlPr>
            </m:sSubSupPr>
            <m:e>
              <m:r>
                <w:rPr>
                  <w:rFonts w:ascii="Cambria Math" w:hAnsi="Cambria Math" w:cstheme="majorHAnsi"/>
                </w:rPr>
                <m:t>τ</m:t>
              </m:r>
            </m:e>
            <m:sub>
              <m:r>
                <w:rPr>
                  <w:rFonts w:ascii="Cambria Math" w:hAnsi="Cambria Math" w:cstheme="majorHAnsi"/>
                </w:rPr>
                <m:t>c</m:t>
              </m:r>
            </m:sub>
            <m:sup>
              <m:r>
                <m:rPr>
                  <m:nor/>
                </m:rPr>
                <w:rPr>
                  <w:rFonts w:asciiTheme="majorHAnsi" w:hAnsiTheme="majorHAnsi" w:cstheme="majorHAnsi"/>
                </w:rPr>
                <m:t>sat</m:t>
              </m:r>
            </m:sup>
          </m:sSubSup>
          <m:r>
            <m:rPr>
              <m:sty m:val="p"/>
            </m:rPr>
            <w:rPr>
              <w:rFonts w:ascii="Cambria Math" w:hAnsi="Cambria Math" w:cstheme="majorHAnsi"/>
            </w:rPr>
            <m:t>=</m:t>
          </m:r>
          <m:d>
            <m:dPr>
              <m:begChr m:val="{"/>
              <m:endChr m:val=""/>
              <m:ctrlPr>
                <w:rPr>
                  <w:rFonts w:ascii="Cambria Math" w:hAnsi="Cambria Math" w:cstheme="majorHAnsi"/>
                </w:rPr>
              </m:ctrlPr>
            </m:dPr>
            <m:e>
              <m:m>
                <m:mPr>
                  <m:plcHide m:val="1"/>
                  <m:mcs>
                    <m:mc>
                      <m:mcPr>
                        <m:count m:val="2"/>
                        <m:mcJc m:val="left"/>
                      </m:mcPr>
                    </m:mc>
                  </m:mcs>
                  <m:ctrlPr>
                    <w:rPr>
                      <w:rFonts w:ascii="Cambria Math" w:hAnsi="Cambria Math" w:cstheme="majorHAnsi"/>
                    </w:rPr>
                  </m:ctrlPr>
                </m:mPr>
                <m:mr>
                  <m:e>
                    <m:sSub>
                      <m:sSubPr>
                        <m:ctrlPr>
                          <w:rPr>
                            <w:rFonts w:ascii="Cambria Math" w:hAnsi="Cambria Math" w:cstheme="majorHAnsi"/>
                          </w:rPr>
                        </m:ctrlPr>
                      </m:sSubPr>
                      <m:e>
                        <m:r>
                          <w:rPr>
                            <w:rFonts w:ascii="Cambria Math" w:hAnsi="Cambria Math" w:cstheme="majorHAnsi"/>
                          </w:rPr>
                          <m:t>τ</m:t>
                        </m:r>
                      </m:e>
                      <m:sub>
                        <m:r>
                          <m:rPr>
                            <m:sty m:val="p"/>
                          </m:rPr>
                          <w:rPr>
                            <w:rFonts w:ascii="Cambria Math" w:hAnsi="Cambria Math" w:cstheme="majorHAnsi"/>
                          </w:rPr>
                          <m:t>max</m:t>
                        </m:r>
                      </m:sub>
                    </m:sSub>
                    <m:r>
                      <m:rPr>
                        <m:sty m:val="p"/>
                      </m:rPr>
                      <w:rPr>
                        <w:rFonts w:ascii="Cambria Math" w:hAnsi="Cambria Math" w:cstheme="majorHAnsi"/>
                      </w:rPr>
                      <m:t>⋅</m:t>
                    </m:r>
                    <m:r>
                      <m:rPr>
                        <m:nor/>
                      </m:rPr>
                      <w:rPr>
                        <w:rFonts w:asciiTheme="majorHAnsi" w:hAnsiTheme="majorHAnsi" w:cstheme="majorHAnsi"/>
                      </w:rPr>
                      <m:t>sign</m:t>
                    </m:r>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τ</m:t>
                            </m:r>
                          </m:e>
                          <m:sub>
                            <m:r>
                              <w:rPr>
                                <w:rFonts w:ascii="Cambria Math" w:hAnsi="Cambria Math" w:cstheme="majorHAnsi"/>
                              </w:rPr>
                              <m:t>c</m:t>
                            </m:r>
                          </m:sub>
                        </m:sSub>
                      </m:e>
                    </m:d>
                  </m:e>
                  <m:e>
                    <m:r>
                      <m:rPr>
                        <m:nor/>
                      </m:rPr>
                      <w:rPr>
                        <w:rFonts w:asciiTheme="majorHAnsi" w:hAnsiTheme="majorHAnsi" w:cstheme="majorHAnsi"/>
                      </w:rPr>
                      <m:t xml:space="preserve">if </m:t>
                    </m:r>
                    <m:d>
                      <m:dPr>
                        <m:begChr m:val="|"/>
                        <m:endChr m:val="|"/>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τ</m:t>
                            </m:r>
                          </m:e>
                          <m:sub>
                            <m:r>
                              <w:rPr>
                                <w:rFonts w:ascii="Cambria Math" w:hAnsi="Cambria Math" w:cstheme="majorHAnsi"/>
                              </w:rPr>
                              <m:t>c</m:t>
                            </m:r>
                          </m:sub>
                        </m:sSub>
                      </m:e>
                    </m:d>
                    <m:r>
                      <m:rPr>
                        <m:sty m:val="p"/>
                      </m:rPr>
                      <w:rPr>
                        <w:rFonts w:ascii="Cambria Math" w:hAnsi="Cambria Math" w:cstheme="majorHAnsi"/>
                      </w:rPr>
                      <m:t>&gt;</m:t>
                    </m:r>
                    <m:sSub>
                      <m:sSubPr>
                        <m:ctrlPr>
                          <w:rPr>
                            <w:rFonts w:ascii="Cambria Math" w:hAnsi="Cambria Math" w:cstheme="majorHAnsi"/>
                          </w:rPr>
                        </m:ctrlPr>
                      </m:sSubPr>
                      <m:e>
                        <m:r>
                          <w:rPr>
                            <w:rFonts w:ascii="Cambria Math" w:hAnsi="Cambria Math" w:cstheme="majorHAnsi"/>
                          </w:rPr>
                          <m:t>τ</m:t>
                        </m:r>
                      </m:e>
                      <m:sub>
                        <m:r>
                          <m:rPr>
                            <m:sty m:val="p"/>
                          </m:rPr>
                          <w:rPr>
                            <w:rFonts w:ascii="Cambria Math" w:hAnsi="Cambria Math" w:cstheme="majorHAnsi"/>
                          </w:rPr>
                          <m:t>max</m:t>
                        </m:r>
                      </m:sub>
                    </m:sSub>
                  </m:e>
                </m:mr>
                <m:mr>
                  <m:e>
                    <m:sSub>
                      <m:sSubPr>
                        <m:ctrlPr>
                          <w:rPr>
                            <w:rFonts w:ascii="Cambria Math" w:hAnsi="Cambria Math" w:cstheme="majorHAnsi"/>
                          </w:rPr>
                        </m:ctrlPr>
                      </m:sSubPr>
                      <m:e>
                        <m:r>
                          <w:rPr>
                            <w:rFonts w:ascii="Cambria Math" w:hAnsi="Cambria Math" w:cstheme="majorHAnsi"/>
                          </w:rPr>
                          <m:t>τ</m:t>
                        </m:r>
                      </m:e>
                      <m:sub>
                        <m:r>
                          <w:rPr>
                            <w:rFonts w:ascii="Cambria Math" w:hAnsi="Cambria Math" w:cstheme="majorHAnsi"/>
                          </w:rPr>
                          <m:t>c</m:t>
                        </m:r>
                      </m:sub>
                    </m:sSub>
                  </m:e>
                  <m:e>
                    <m:r>
                      <m:rPr>
                        <m:nor/>
                      </m:rPr>
                      <w:rPr>
                        <w:rFonts w:asciiTheme="majorHAnsi" w:hAnsiTheme="majorHAnsi" w:cstheme="majorHAnsi"/>
                      </w:rPr>
                      <m:t>otherwise</m:t>
                    </m:r>
                  </m:e>
                </m:mr>
              </m:m>
            </m:e>
          </m:d>
        </m:oMath>
      </m:oMathPara>
    </w:p>
    <w:p w14:paraId="281E35B5" w14:textId="77777777" w:rsidR="00DA5D38" w:rsidRPr="00013BB9" w:rsidRDefault="009A23FC">
      <w:pPr>
        <w:pStyle w:val="Heading4"/>
        <w:rPr>
          <w:rFonts w:cstheme="majorHAnsi"/>
          <w:color w:val="auto"/>
        </w:rPr>
      </w:pPr>
      <w:bookmarkStart w:id="83" w:name="c.4-lyapunov-stability-analysis"/>
      <w:bookmarkEnd w:id="82"/>
      <w:r w:rsidRPr="00013BB9">
        <w:rPr>
          <w:rFonts w:cstheme="majorHAnsi"/>
          <w:color w:val="auto"/>
        </w:rPr>
        <w:t xml:space="preserve">9.C.4 </w:t>
      </w:r>
      <w:commentRangeStart w:id="84"/>
      <w:r w:rsidRPr="00013BB9">
        <w:rPr>
          <w:rFonts w:cstheme="majorHAnsi"/>
          <w:color w:val="auto"/>
        </w:rPr>
        <w:t>Lyapunov Stability Analysis</w:t>
      </w:r>
      <w:commentRangeEnd w:id="84"/>
      <w:r w:rsidR="001E5E9A">
        <w:rPr>
          <w:rStyle w:val="CommentReference"/>
          <w:rFonts w:asciiTheme="minorHAnsi" w:eastAsia="SimSun" w:hAnsiTheme="minorHAnsi" w:cstheme="minorBidi"/>
          <w:bCs w:val="0"/>
          <w:i w:val="0"/>
          <w:color w:val="auto"/>
        </w:rPr>
        <w:commentReference w:id="84"/>
      </w:r>
    </w:p>
    <w:p w14:paraId="29FF38DF"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b/>
          <w:bCs/>
        </w:rPr>
        <w:t>Theorem (σ-AADRC Stability):</w:t>
      </w:r>
      <w:r w:rsidRPr="00013BB9">
        <w:rPr>
          <w:rFonts w:asciiTheme="majorHAnsi" w:hAnsiTheme="majorHAnsi" w:cstheme="majorHAnsi"/>
        </w:rPr>
        <w:t xml:space="preserve"> </w:t>
      </w:r>
      <w:r w:rsidRPr="00013BB9">
        <w:rPr>
          <w:rFonts w:asciiTheme="majorHAnsi" w:hAnsiTheme="majorHAnsi" w:cstheme="majorHAnsi"/>
          <w:i/>
          <w:iCs/>
        </w:rPr>
        <w:t xml:space="preserve">Consider the exoskeleton system under the σ-AADRC controller with ESO observer. If the disturbance satisfies </w:t>
      </w:r>
      <m:oMath>
        <m:r>
          <m:rPr>
            <m:sty m:val="p"/>
          </m:rPr>
          <w:rPr>
            <w:rFonts w:ascii="Cambria Math" w:hAnsi="Cambria Math" w:cstheme="majorHAnsi"/>
          </w:rPr>
          <m:t>∥</m:t>
        </m:r>
        <m:r>
          <w:rPr>
            <w:rFonts w:ascii="Cambria Math" w:hAnsi="Cambria Math" w:cstheme="majorHAnsi"/>
          </w:rPr>
          <m:t>f</m:t>
        </m:r>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f</m:t>
            </m:r>
          </m:e>
          <m:sub>
            <m:r>
              <m:rPr>
                <m:sty m:val="p"/>
              </m:rPr>
              <w:rPr>
                <w:rFonts w:ascii="Cambria Math" w:hAnsi="Cambria Math" w:cstheme="majorHAnsi"/>
              </w:rPr>
              <m:t>max</m:t>
            </m:r>
          </m:sub>
        </m:sSub>
      </m:oMath>
      <w:r w:rsidRPr="00013BB9">
        <w:rPr>
          <w:rFonts w:asciiTheme="majorHAnsi" w:hAnsiTheme="majorHAnsi" w:cstheme="majorHAnsi"/>
          <w:i/>
          <w:iCs/>
        </w:rPr>
        <w:t xml:space="preserve"> and </w:t>
      </w:r>
      <m:oMath>
        <m:r>
          <m:rPr>
            <m:sty m:val="p"/>
          </m:rPr>
          <w:rPr>
            <w:rFonts w:ascii="Cambria Math" w:hAnsi="Cambria Math" w:cstheme="majorHAnsi"/>
          </w:rPr>
          <m:t>∥</m:t>
        </m:r>
        <m:acc>
          <m:accPr>
            <m:chr m:val="̇"/>
            <m:ctrlPr>
              <w:rPr>
                <w:rFonts w:ascii="Cambria Math" w:hAnsi="Cambria Math" w:cstheme="majorHAnsi"/>
              </w:rPr>
            </m:ctrlPr>
          </m:accPr>
          <m:e>
            <m:r>
              <w:rPr>
                <w:rFonts w:ascii="Cambria Math" w:hAnsi="Cambria Math" w:cstheme="majorHAnsi"/>
              </w:rPr>
              <m:t>f</m:t>
            </m:r>
          </m:e>
        </m:acc>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Δ</m:t>
            </m:r>
          </m:e>
          <m:sub>
            <m:r>
              <w:rPr>
                <w:rFonts w:ascii="Cambria Math" w:hAnsi="Cambria Math" w:cstheme="majorHAnsi"/>
              </w:rPr>
              <m:t>f</m:t>
            </m:r>
          </m:sub>
        </m:sSub>
      </m:oMath>
      <w:r w:rsidRPr="00013BB9">
        <w:rPr>
          <w:rFonts w:asciiTheme="majorHAnsi" w:hAnsiTheme="majorHAnsi" w:cstheme="majorHAnsi"/>
          <w:i/>
          <w:iCs/>
        </w:rPr>
        <w:t>, and the gain parameters satisfy:</w:t>
      </w:r>
    </w:p>
    <w:p w14:paraId="3F358DDE" w14:textId="77777777" w:rsidR="00DA5D38" w:rsidRPr="00013BB9" w:rsidRDefault="00AD3D5C">
      <w:pPr>
        <w:pStyle w:val="BodyText"/>
        <w:rPr>
          <w:rFonts w:asciiTheme="majorHAnsi" w:hAnsiTheme="majorHAnsi" w:cstheme="majorHAnsi"/>
        </w:rPr>
      </w:pPr>
      <m:oMathPara>
        <m:oMathParaPr>
          <m:jc m:val="center"/>
        </m:oMathParaPr>
        <m:oMath>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p</m:t>
              </m:r>
            </m:sub>
          </m:sSub>
          <m:r>
            <m:rPr>
              <m:sty m:val="p"/>
            </m:rPr>
            <w:rPr>
              <w:rFonts w:ascii="Cambria Math" w:hAnsi="Cambria Math" w:cstheme="majorHAnsi"/>
            </w:rPr>
            <m:t>&gt;</m:t>
          </m:r>
          <m:r>
            <w:rPr>
              <w:rFonts w:ascii="Cambria Math" w:hAnsi="Cambria Math" w:cstheme="majorHAnsi"/>
            </w:rPr>
            <m:t>0</m:t>
          </m:r>
          <m:r>
            <m:rPr>
              <m:sty m:val="p"/>
            </m:rPr>
            <w:rPr>
              <w:rFonts w:ascii="Cambria Math" w:hAnsi="Cambria Math" w:cstheme="majorHAnsi"/>
            </w:rPr>
            <m:t>,</m:t>
          </m:r>
          <m:r>
            <w:rPr>
              <w:rFonts w:ascii="Cambria Math" w:hAnsi="Cambria Math" w:cstheme="majorHAnsi"/>
            </w:rPr>
            <m:t> </m:t>
          </m:r>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d</m:t>
              </m:r>
            </m:sub>
          </m:sSub>
          <m:r>
            <m:rPr>
              <m:sty m:val="p"/>
            </m:rPr>
            <w:rPr>
              <w:rFonts w:ascii="Cambria Math" w:hAnsi="Cambria Math" w:cstheme="majorHAnsi"/>
            </w:rPr>
            <m:t>&gt;</m:t>
          </m:r>
          <m:r>
            <w:rPr>
              <w:rFonts w:ascii="Cambria Math" w:hAnsi="Cambria Math" w:cstheme="majorHAnsi"/>
            </w:rPr>
            <m:t>0</m:t>
          </m:r>
          <m:r>
            <m:rPr>
              <m:sty m:val="p"/>
            </m:rPr>
            <w:rPr>
              <w:rFonts w:ascii="Cambria Math" w:hAnsi="Cambria Math" w:cstheme="majorHAnsi"/>
            </w:rPr>
            <m:t>,</m:t>
          </m:r>
          <m:r>
            <w:rPr>
              <w:rFonts w:ascii="Cambria Math" w:hAnsi="Cambria Math" w:cstheme="majorHAnsi"/>
            </w:rPr>
            <m:t> </m:t>
          </m:r>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p</m:t>
              </m:r>
            </m:sub>
          </m:sSub>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d</m:t>
              </m:r>
            </m:sub>
          </m:sSub>
          <m:r>
            <m:rPr>
              <m:sty m:val="p"/>
            </m:rPr>
            <w:rPr>
              <w:rFonts w:ascii="Cambria Math" w:hAnsi="Cambria Math" w:cstheme="majorHAnsi"/>
            </w:rPr>
            <m:t>&gt;</m:t>
          </m:r>
          <m:sSub>
            <m:sSubPr>
              <m:ctrlPr>
                <w:rPr>
                  <w:rFonts w:ascii="Cambria Math" w:hAnsi="Cambria Math" w:cstheme="majorHAnsi"/>
                </w:rPr>
              </m:ctrlPr>
            </m:sSubPr>
            <m:e>
              <m:r>
                <w:rPr>
                  <w:rFonts w:ascii="Cambria Math" w:hAnsi="Cambria Math" w:cstheme="majorHAnsi"/>
                </w:rPr>
                <m:t>Δ</m:t>
              </m:r>
            </m:e>
            <m:sub>
              <m:r>
                <w:rPr>
                  <w:rFonts w:ascii="Cambria Math" w:hAnsi="Cambria Math" w:cstheme="majorHAnsi"/>
                </w:rPr>
                <m:t>f</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f</m:t>
              </m:r>
            </m:e>
            <m:sub>
              <m:r>
                <m:rPr>
                  <m:sty m:val="p"/>
                </m:rPr>
                <w:rPr>
                  <w:rFonts w:ascii="Cambria Math" w:hAnsi="Cambria Math" w:cstheme="majorHAnsi"/>
                </w:rPr>
                <m:t>max</m:t>
              </m:r>
            </m:sub>
          </m:sSub>
        </m:oMath>
      </m:oMathPara>
    </w:p>
    <w:p w14:paraId="049042BC"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i/>
          <w:iCs/>
        </w:rPr>
        <w:t>then the closed-loop system is uniformly ultimately bounded (UUB), with ultimate bound:</w:t>
      </w:r>
    </w:p>
    <w:p w14:paraId="2D5CEBE8" w14:textId="77777777" w:rsidR="00DA5D38" w:rsidRPr="00013BB9" w:rsidRDefault="009A23FC">
      <w:pPr>
        <w:pStyle w:val="BodyText"/>
        <w:rPr>
          <w:rFonts w:asciiTheme="majorHAnsi" w:hAnsiTheme="majorHAnsi" w:cstheme="majorHAnsi"/>
        </w:rPr>
      </w:pPr>
      <m:oMathPara>
        <m:oMathParaPr>
          <m:jc m:val="center"/>
        </m:oMathParaPr>
        <m:oMath>
          <m:r>
            <m:rPr>
              <m:sty m:val="p"/>
            </m:rPr>
            <w:rPr>
              <w:rFonts w:ascii="Cambria Math" w:hAnsi="Cambria Math" w:cstheme="majorHAnsi"/>
            </w:rPr>
            <m:t>∥</m:t>
          </m:r>
          <m:sSup>
            <m:sSupPr>
              <m:ctrlPr>
                <w:rPr>
                  <w:rFonts w:ascii="Cambria Math" w:hAnsi="Cambria Math" w:cstheme="majorHAnsi"/>
                </w:rPr>
              </m:ctrlPr>
            </m:sSupPr>
            <m:e>
              <m:d>
                <m:dPr>
                  <m:begChr m:val="["/>
                  <m:endChr m:val="]"/>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e</m:t>
                      </m:r>
                    </m:e>
                    <m:sub>
                      <m:r>
                        <w:rPr>
                          <w:rFonts w:ascii="Cambria Math" w:hAnsi="Cambria Math" w:cstheme="majorHAnsi"/>
                        </w:rPr>
                        <m:t>q</m:t>
                      </m:r>
                    </m:sub>
                  </m:sSub>
                  <m:r>
                    <m:rPr>
                      <m:sty m:val="p"/>
                    </m:rPr>
                    <w:rPr>
                      <w:rFonts w:ascii="Cambria Math" w:hAnsi="Cambria Math" w:cstheme="majorHAnsi"/>
                    </w:rPr>
                    <m:t>,</m:t>
                  </m:r>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e</m:t>
                          </m:r>
                        </m:e>
                      </m:acc>
                    </m:e>
                    <m:sub>
                      <m:r>
                        <w:rPr>
                          <w:rFonts w:ascii="Cambria Math" w:hAnsi="Cambria Math" w:cstheme="majorHAnsi"/>
                        </w:rPr>
                        <m:t>q</m:t>
                      </m:r>
                    </m:sub>
                  </m:sSub>
                </m:e>
              </m:d>
            </m:e>
            <m:sup>
              <m:r>
                <m:rPr>
                  <m:sty m:val="p"/>
                </m:rPr>
                <w:rPr>
                  <w:rFonts w:ascii="Cambria Math" w:hAnsi="Cambria Math" w:cstheme="majorHAnsi"/>
                </w:rPr>
                <m:t>⊤</m:t>
              </m:r>
            </m:sup>
          </m:sSup>
          <m:r>
            <m:rPr>
              <m:sty m:val="p"/>
            </m:rPr>
            <w:rPr>
              <w:rFonts w:ascii="Cambria Math" w:hAnsi="Cambria Math" w:cstheme="majorHAnsi"/>
            </w:rPr>
            <m:t>∥≤</m:t>
          </m:r>
          <m:f>
            <m:fPr>
              <m:ctrlPr>
                <w:rPr>
                  <w:rFonts w:ascii="Cambria Math" w:hAnsi="Cambria Math" w:cstheme="majorHAnsi"/>
                </w:rPr>
              </m:ctrlPr>
            </m:fPr>
            <m:num>
              <m:rad>
                <m:radPr>
                  <m:degHide m:val="1"/>
                  <m:ctrlPr>
                    <w:rPr>
                      <w:rFonts w:ascii="Cambria Math" w:hAnsi="Cambria Math" w:cstheme="majorHAnsi"/>
                    </w:rPr>
                  </m:ctrlPr>
                </m:radPr>
                <m:deg/>
                <m:e>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p</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d</m:t>
                          </m:r>
                        </m:sub>
                      </m:sSub>
                    </m:e>
                  </m:d>
                </m:e>
              </m:rad>
            </m:num>
            <m:den>
              <m:r>
                <m:rPr>
                  <m:sty m:val="p"/>
                </m:rPr>
                <w:rPr>
                  <w:rFonts w:ascii="Cambria Math" w:hAnsi="Cambria Math" w:cstheme="majorHAnsi"/>
                </w:rPr>
                <m:t>min</m:t>
              </m:r>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p</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d</m:t>
                      </m:r>
                    </m:sub>
                  </m:sSub>
                </m:e>
              </m:d>
            </m:den>
          </m:f>
          <m:r>
            <m:rPr>
              <m:sty m:val="p"/>
            </m:rPr>
            <w:rPr>
              <w:rFonts w:ascii="Cambria Math" w:hAnsi="Cambria Math" w:cstheme="majorHAnsi"/>
            </w:rPr>
            <m:t>⋅</m:t>
          </m:r>
          <m:f>
            <m:fPr>
              <m:ctrlPr>
                <w:rPr>
                  <w:rFonts w:ascii="Cambria Math" w:hAnsi="Cambria Math" w:cstheme="majorHAnsi"/>
                </w:rPr>
              </m:ctrlPr>
            </m:fPr>
            <m:num>
              <m:r>
                <w:rPr>
                  <w:rFonts w:ascii="Cambria Math" w:hAnsi="Cambria Math" w:cstheme="majorHAnsi"/>
                </w:rPr>
                <m:t>c</m:t>
              </m:r>
              <m:sSub>
                <m:sSubPr>
                  <m:ctrlPr>
                    <w:rPr>
                      <w:rFonts w:ascii="Cambria Math" w:hAnsi="Cambria Math" w:cstheme="majorHAnsi"/>
                    </w:rPr>
                  </m:ctrlPr>
                </m:sSubPr>
                <m:e>
                  <m:r>
                    <w:rPr>
                      <w:rFonts w:ascii="Cambria Math" w:hAnsi="Cambria Math" w:cstheme="majorHAnsi"/>
                    </w:rPr>
                    <m:t>Δ</m:t>
                  </m:r>
                </m:e>
                <m:sub>
                  <m:r>
                    <w:rPr>
                      <w:rFonts w:ascii="Cambria Math" w:hAnsi="Cambria Math" w:cstheme="majorHAnsi"/>
                    </w:rPr>
                    <m:t>f</m:t>
                  </m:r>
                </m:sub>
              </m:sSub>
            </m:num>
            <m:den>
              <m:sSub>
                <m:sSubPr>
                  <m:ctrlPr>
                    <w:rPr>
                      <w:rFonts w:ascii="Cambria Math" w:hAnsi="Cambria Math" w:cstheme="majorHAnsi"/>
                    </w:rPr>
                  </m:ctrlPr>
                </m:sSubPr>
                <m:e>
                  <m:r>
                    <w:rPr>
                      <w:rFonts w:ascii="Cambria Math" w:hAnsi="Cambria Math" w:cstheme="majorHAnsi"/>
                    </w:rPr>
                    <m:t>ω</m:t>
                  </m:r>
                </m:e>
                <m:sub>
                  <m:r>
                    <w:rPr>
                      <w:rFonts w:ascii="Cambria Math" w:hAnsi="Cambria Math" w:cstheme="majorHAnsi"/>
                    </w:rPr>
                    <m:t>o</m:t>
                  </m:r>
                </m:sub>
              </m:sSub>
            </m:den>
          </m:f>
          <m:r>
            <m:rPr>
              <m:sty m:val="p"/>
            </m:rPr>
            <w:rPr>
              <w:rFonts w:ascii="Cambria Math" w:hAnsi="Cambria Math" w:cstheme="majorHAnsi"/>
            </w:rPr>
            <m:t>+</m:t>
          </m:r>
          <m:r>
            <w:rPr>
              <w:rFonts w:ascii="Cambria Math" w:hAnsi="Cambria Math" w:cstheme="majorHAnsi"/>
            </w:rPr>
            <m:t>ε</m:t>
          </m:r>
        </m:oMath>
      </m:oMathPara>
    </w:p>
    <w:p w14:paraId="60D2F34E"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i/>
          <w:iCs/>
        </w:rPr>
        <w:t xml:space="preserve">where </w:t>
      </w:r>
      <m:oMath>
        <m:sSub>
          <m:sSubPr>
            <m:ctrlPr>
              <w:rPr>
                <w:rFonts w:ascii="Cambria Math" w:hAnsi="Cambria Math" w:cstheme="majorHAnsi"/>
              </w:rPr>
            </m:ctrlPr>
          </m:sSubPr>
          <m:e>
            <m:r>
              <w:rPr>
                <w:rFonts w:ascii="Cambria Math" w:hAnsi="Cambria Math" w:cstheme="majorHAnsi"/>
              </w:rPr>
              <m:t>e</m:t>
            </m:r>
          </m:e>
          <m:sub>
            <m:r>
              <w:rPr>
                <w:rFonts w:ascii="Cambria Math" w:hAnsi="Cambria Math" w:cstheme="majorHAnsi"/>
              </w:rPr>
              <m:t>q</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q</m:t>
            </m:r>
          </m:e>
          <m:sub>
            <m:r>
              <m:rPr>
                <m:nor/>
              </m:rPr>
              <w:rPr>
                <w:rFonts w:asciiTheme="majorHAnsi" w:hAnsiTheme="majorHAnsi" w:cstheme="majorHAnsi"/>
              </w:rPr>
              <m:t>ref</m:t>
            </m:r>
          </m:sub>
        </m:sSub>
        <m:r>
          <m:rPr>
            <m:sty m:val="p"/>
          </m:rPr>
          <w:rPr>
            <w:rFonts w:ascii="Cambria Math" w:hAnsi="Cambria Math" w:cstheme="majorHAnsi"/>
          </w:rPr>
          <m:t>-</m:t>
        </m:r>
        <m:r>
          <w:rPr>
            <w:rFonts w:ascii="Cambria Math" w:hAnsi="Cambria Math" w:cstheme="majorHAnsi"/>
          </w:rPr>
          <m:t>q</m:t>
        </m:r>
      </m:oMath>
      <w:r w:rsidRPr="00013BB9">
        <w:rPr>
          <w:rFonts w:asciiTheme="majorHAnsi" w:hAnsiTheme="majorHAnsi" w:cstheme="majorHAnsi"/>
          <w:i/>
          <w:iCs/>
        </w:rPr>
        <w:t xml:space="preserve"> is the tracking error and </w:t>
      </w:r>
      <m:oMath>
        <m:r>
          <w:rPr>
            <w:rFonts w:ascii="Cambria Math" w:hAnsi="Cambria Math" w:cstheme="majorHAnsi"/>
          </w:rPr>
          <m:t>ε</m:t>
        </m:r>
        <m:r>
          <m:rPr>
            <m:sty m:val="p"/>
          </m:rPr>
          <w:rPr>
            <w:rFonts w:ascii="Cambria Math" w:hAnsi="Cambria Math" w:cstheme="majorHAnsi"/>
          </w:rPr>
          <m:t>&gt;</m:t>
        </m:r>
        <m:r>
          <w:rPr>
            <w:rFonts w:ascii="Cambria Math" w:hAnsi="Cambria Math" w:cstheme="majorHAnsi"/>
          </w:rPr>
          <m:t>0</m:t>
        </m:r>
      </m:oMath>
      <w:r w:rsidRPr="00013BB9">
        <w:rPr>
          <w:rFonts w:asciiTheme="majorHAnsi" w:hAnsiTheme="majorHAnsi" w:cstheme="majorHAnsi"/>
          <w:i/>
          <w:iCs/>
        </w:rPr>
        <w:t xml:space="preserve"> can be made arbitrarily small by increasing </w:t>
      </w:r>
      <m:oMath>
        <m:sSub>
          <m:sSubPr>
            <m:ctrlPr>
              <w:rPr>
                <w:rFonts w:ascii="Cambria Math" w:hAnsi="Cambria Math" w:cstheme="majorHAnsi"/>
              </w:rPr>
            </m:ctrlPr>
          </m:sSubPr>
          <m:e>
            <m:r>
              <w:rPr>
                <w:rFonts w:ascii="Cambria Math" w:hAnsi="Cambria Math" w:cstheme="majorHAnsi"/>
              </w:rPr>
              <m:t>ω</m:t>
            </m:r>
          </m:e>
          <m:sub>
            <m:r>
              <w:rPr>
                <w:rFonts w:ascii="Cambria Math" w:hAnsi="Cambria Math" w:cstheme="majorHAnsi"/>
              </w:rPr>
              <m:t>o</m:t>
            </m:r>
          </m:sub>
        </m:sSub>
      </m:oMath>
      <w:r w:rsidRPr="00013BB9">
        <w:rPr>
          <w:rFonts w:asciiTheme="majorHAnsi" w:hAnsiTheme="majorHAnsi" w:cstheme="majorHAnsi"/>
          <w:i/>
          <w:iCs/>
        </w:rPr>
        <w:t>.</w:t>
      </w:r>
    </w:p>
    <w:p w14:paraId="17CCD0E1" w14:textId="77777777" w:rsidR="00DA5D38" w:rsidRPr="00013BB9" w:rsidRDefault="009A23FC">
      <w:pPr>
        <w:pStyle w:val="BodyText"/>
        <w:rPr>
          <w:rFonts w:asciiTheme="majorHAnsi" w:hAnsiTheme="majorHAnsi" w:cstheme="majorHAnsi"/>
        </w:rPr>
      </w:pPr>
      <w:r w:rsidRPr="00013BB9">
        <w:rPr>
          <w:rFonts w:asciiTheme="majorHAnsi" w:hAnsiTheme="majorHAnsi" w:cstheme="majorHAnsi"/>
          <w:b/>
          <w:bCs/>
        </w:rPr>
        <w:t>Proof sketch:</w:t>
      </w:r>
      <w:r w:rsidRPr="00013BB9">
        <w:rPr>
          <w:rFonts w:asciiTheme="majorHAnsi" w:hAnsiTheme="majorHAnsi" w:cstheme="majorHAnsi"/>
        </w:rPr>
        <w:t xml:space="preserve"> Define Lyapunov candidate:</w:t>
      </w:r>
    </w:p>
    <w:p w14:paraId="2775FD8A" w14:textId="77777777" w:rsidR="00DA5D38" w:rsidRPr="00013BB9" w:rsidRDefault="009A23FC">
      <w:pPr>
        <w:pStyle w:val="BodyText"/>
        <w:rPr>
          <w:rFonts w:asciiTheme="majorHAnsi" w:hAnsiTheme="majorHAnsi" w:cstheme="majorHAnsi"/>
        </w:rPr>
      </w:pPr>
      <m:oMathPara>
        <m:oMathParaPr>
          <m:jc m:val="center"/>
        </m:oMathParaPr>
        <m:oMath>
          <m:r>
            <w:rPr>
              <w:rFonts w:ascii="Cambria Math" w:hAnsi="Cambria Math" w:cstheme="majorHAnsi"/>
            </w:rPr>
            <m:t>V</m:t>
          </m:r>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bSup>
            <m:sSubSupPr>
              <m:ctrlPr>
                <w:rPr>
                  <w:rFonts w:ascii="Cambria Math" w:hAnsi="Cambria Math" w:cstheme="majorHAnsi"/>
                </w:rPr>
              </m:ctrlPr>
            </m:sSubSupPr>
            <m:e>
              <m:r>
                <m:rPr>
                  <m:sty m:val="b"/>
                </m:rPr>
                <w:rPr>
                  <w:rFonts w:ascii="Cambria Math" w:hAnsi="Cambria Math" w:cstheme="majorHAnsi"/>
                </w:rPr>
                <m:t>e</m:t>
              </m:r>
            </m:e>
            <m:sub>
              <m:r>
                <w:rPr>
                  <w:rFonts w:ascii="Cambria Math" w:hAnsi="Cambria Math" w:cstheme="majorHAnsi"/>
                </w:rPr>
                <m:t>c</m:t>
              </m:r>
            </m:sub>
            <m:sup>
              <m:r>
                <m:rPr>
                  <m:sty m:val="p"/>
                </m:rPr>
                <w:rPr>
                  <w:rFonts w:ascii="Cambria Math" w:hAnsi="Cambria Math" w:cstheme="majorHAnsi"/>
                </w:rPr>
                <m:t>⊤</m:t>
              </m:r>
            </m:sup>
          </m:sSubSup>
          <m:sSub>
            <m:sSubPr>
              <m:ctrlPr>
                <w:rPr>
                  <w:rFonts w:ascii="Cambria Math" w:hAnsi="Cambria Math" w:cstheme="majorHAnsi"/>
                </w:rPr>
              </m:ctrlPr>
            </m:sSubPr>
            <m:e>
              <m:r>
                <m:rPr>
                  <m:sty m:val="b"/>
                </m:rPr>
                <w:rPr>
                  <w:rFonts w:ascii="Cambria Math" w:hAnsi="Cambria Math" w:cstheme="majorHAnsi"/>
                </w:rPr>
                <m:t>P</m:t>
              </m:r>
            </m:e>
            <m:sub>
              <m:r>
                <w:rPr>
                  <w:rFonts w:ascii="Cambria Math" w:hAnsi="Cambria Math" w:cstheme="majorHAnsi"/>
                </w:rPr>
                <m:t>c</m:t>
              </m:r>
            </m:sub>
          </m:sSub>
          <m:sSub>
            <m:sSubPr>
              <m:ctrlPr>
                <w:rPr>
                  <w:rFonts w:ascii="Cambria Math" w:hAnsi="Cambria Math" w:cstheme="majorHAnsi"/>
                </w:rPr>
              </m:ctrlPr>
            </m:sSubPr>
            <m:e>
              <m:r>
                <m:rPr>
                  <m:sty m:val="b"/>
                </m:rPr>
                <w:rPr>
                  <w:rFonts w:ascii="Cambria Math" w:hAnsi="Cambria Math" w:cstheme="majorHAnsi"/>
                </w:rPr>
                <m:t>e</m:t>
              </m:r>
            </m:e>
            <m:sub>
              <m:r>
                <w:rPr>
                  <w:rFonts w:ascii="Cambria Math" w:hAnsi="Cambria Math" w:cstheme="majorHAnsi"/>
                </w:rPr>
                <m:t>c</m:t>
              </m:r>
            </m:sub>
          </m:sSub>
          <m:r>
            <m:rPr>
              <m:sty m:val="p"/>
            </m:rPr>
            <w:rPr>
              <w:rFonts w:ascii="Cambria Math" w:hAnsi="Cambria Math" w:cstheme="majorHAnsi"/>
            </w:rPr>
            <m:t>+</m:t>
          </m:r>
          <m:sSubSup>
            <m:sSubSupPr>
              <m:ctrlPr>
                <w:rPr>
                  <w:rFonts w:ascii="Cambria Math" w:hAnsi="Cambria Math" w:cstheme="majorHAnsi"/>
                </w:rPr>
              </m:ctrlPr>
            </m:sSubSupPr>
            <m:e>
              <m:r>
                <m:rPr>
                  <m:sty m:val="b"/>
                </m:rPr>
                <w:rPr>
                  <w:rFonts w:ascii="Cambria Math" w:hAnsi="Cambria Math" w:cstheme="majorHAnsi"/>
                </w:rPr>
                <m:t>e</m:t>
              </m:r>
            </m:e>
            <m:sub>
              <m:r>
                <w:rPr>
                  <w:rFonts w:ascii="Cambria Math" w:hAnsi="Cambria Math" w:cstheme="majorHAnsi"/>
                </w:rPr>
                <m:t>o</m:t>
              </m:r>
            </m:sub>
            <m:sup>
              <m:r>
                <m:rPr>
                  <m:sty m:val="p"/>
                </m:rPr>
                <w:rPr>
                  <w:rFonts w:ascii="Cambria Math" w:hAnsi="Cambria Math" w:cstheme="majorHAnsi"/>
                </w:rPr>
                <m:t>⊤</m:t>
              </m:r>
            </m:sup>
          </m:sSubSup>
          <m:sSub>
            <m:sSubPr>
              <m:ctrlPr>
                <w:rPr>
                  <w:rFonts w:ascii="Cambria Math" w:hAnsi="Cambria Math" w:cstheme="majorHAnsi"/>
                </w:rPr>
              </m:ctrlPr>
            </m:sSubPr>
            <m:e>
              <m:r>
                <m:rPr>
                  <m:sty m:val="b"/>
                </m:rPr>
                <w:rPr>
                  <w:rFonts w:ascii="Cambria Math" w:hAnsi="Cambria Math" w:cstheme="majorHAnsi"/>
                </w:rPr>
                <m:t>P</m:t>
              </m:r>
            </m:e>
            <m:sub>
              <m:r>
                <w:rPr>
                  <w:rFonts w:ascii="Cambria Math" w:hAnsi="Cambria Math" w:cstheme="majorHAnsi"/>
                </w:rPr>
                <m:t>o</m:t>
              </m:r>
            </m:sub>
          </m:sSub>
          <m:sSub>
            <m:sSubPr>
              <m:ctrlPr>
                <w:rPr>
                  <w:rFonts w:ascii="Cambria Math" w:hAnsi="Cambria Math" w:cstheme="majorHAnsi"/>
                </w:rPr>
              </m:ctrlPr>
            </m:sSubPr>
            <m:e>
              <m:r>
                <m:rPr>
                  <m:sty m:val="b"/>
                </m:rPr>
                <w:rPr>
                  <w:rFonts w:ascii="Cambria Math" w:hAnsi="Cambria Math" w:cstheme="majorHAnsi"/>
                </w:rPr>
                <m:t>e</m:t>
              </m:r>
            </m:e>
            <m:sub>
              <m:r>
                <w:rPr>
                  <w:rFonts w:ascii="Cambria Math" w:hAnsi="Cambria Math" w:cstheme="majorHAnsi"/>
                </w:rPr>
                <m:t>o</m:t>
              </m:r>
            </m:sub>
          </m:sSub>
          <m:r>
            <m:rPr>
              <m:sty m:val="p"/>
            </m:rPr>
            <w:rPr>
              <w:rFonts w:ascii="Cambria Math" w:hAnsi="Cambria Math" w:cstheme="majorHAnsi"/>
            </w:rPr>
            <m:t>+</m:t>
          </m:r>
          <m:f>
            <m:fPr>
              <m:ctrlPr>
                <w:rPr>
                  <w:rFonts w:ascii="Cambria Math" w:hAnsi="Cambria Math" w:cstheme="majorHAnsi"/>
                </w:rPr>
              </m:ctrlPr>
            </m:fPr>
            <m:num>
              <m:r>
                <w:rPr>
                  <w:rFonts w:ascii="Cambria Math" w:hAnsi="Cambria Math" w:cstheme="majorHAnsi"/>
                </w:rPr>
                <m:t>1</m:t>
              </m:r>
            </m:num>
            <m:den>
              <m:r>
                <w:rPr>
                  <w:rFonts w:ascii="Cambria Math" w:hAnsi="Cambria Math" w:cstheme="majorHAnsi"/>
                </w:rPr>
                <m:t>2</m:t>
              </m:r>
              <m:sSub>
                <m:sSubPr>
                  <m:ctrlPr>
                    <w:rPr>
                      <w:rFonts w:ascii="Cambria Math" w:hAnsi="Cambria Math" w:cstheme="majorHAnsi"/>
                    </w:rPr>
                  </m:ctrlPr>
                </m:sSubPr>
                <m:e>
                  <m:r>
                    <w:rPr>
                      <w:rFonts w:ascii="Cambria Math" w:hAnsi="Cambria Math" w:cstheme="majorHAnsi"/>
                    </w:rPr>
                    <m:t>γ</m:t>
                  </m:r>
                </m:e>
                <m:sub>
                  <m:r>
                    <w:rPr>
                      <w:rFonts w:ascii="Cambria Math" w:hAnsi="Cambria Math" w:cstheme="majorHAnsi"/>
                    </w:rPr>
                    <m:t>o</m:t>
                  </m:r>
                </m:sub>
              </m:sSub>
            </m:den>
          </m:f>
          <m:sSup>
            <m:sSupPr>
              <m:ctrlPr>
                <w:rPr>
                  <w:rFonts w:ascii="Cambria Math" w:hAnsi="Cambria Math" w:cstheme="majorHAnsi"/>
                </w:rPr>
              </m:ctrlPr>
            </m:sSupPr>
            <m:e>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ω</m:t>
                      </m:r>
                    </m:e>
                    <m:sub>
                      <m:r>
                        <w:rPr>
                          <w:rFonts w:ascii="Cambria Math" w:hAnsi="Cambria Math" w:cstheme="majorHAnsi"/>
                        </w:rPr>
                        <m:t>o</m:t>
                      </m:r>
                    </m:sub>
                  </m:sSub>
                  <m:r>
                    <m:rPr>
                      <m:sty m:val="p"/>
                    </m:rPr>
                    <w:rPr>
                      <w:rFonts w:ascii="Cambria Math" w:hAnsi="Cambria Math" w:cstheme="majorHAnsi"/>
                    </w:rPr>
                    <m:t>-</m:t>
                  </m:r>
                  <m:sSubSup>
                    <m:sSubSupPr>
                      <m:ctrlPr>
                        <w:rPr>
                          <w:rFonts w:ascii="Cambria Math" w:hAnsi="Cambria Math" w:cstheme="majorHAnsi"/>
                        </w:rPr>
                      </m:ctrlPr>
                    </m:sSubSupPr>
                    <m:e>
                      <m:r>
                        <w:rPr>
                          <w:rFonts w:ascii="Cambria Math" w:hAnsi="Cambria Math" w:cstheme="majorHAnsi"/>
                        </w:rPr>
                        <m:t>ω</m:t>
                      </m:r>
                    </m:e>
                    <m:sub>
                      <m:r>
                        <w:rPr>
                          <w:rFonts w:ascii="Cambria Math" w:hAnsi="Cambria Math" w:cstheme="majorHAnsi"/>
                        </w:rPr>
                        <m:t>o</m:t>
                      </m:r>
                    </m:sub>
                    <m:sup>
                      <m:r>
                        <m:rPr>
                          <m:sty m:val="p"/>
                        </m:rPr>
                        <w:rPr>
                          <w:rFonts w:ascii="Cambria Math" w:hAnsi="Cambria Math" w:cstheme="majorHAnsi"/>
                        </w:rPr>
                        <m:t>*</m:t>
                      </m:r>
                    </m:sup>
                  </m:sSubSup>
                </m:e>
              </m:d>
            </m:e>
            <m:sup>
              <m:r>
                <w:rPr>
                  <w:rFonts w:ascii="Cambria Math" w:hAnsi="Cambria Math" w:cstheme="majorHAnsi"/>
                </w:rPr>
                <m:t>2</m:t>
              </m:r>
            </m:sup>
          </m:sSup>
        </m:oMath>
      </m:oMathPara>
    </w:p>
    <w:p w14:paraId="748C5AA4"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 xml:space="preserve">where </w:t>
      </w:r>
      <m:oMath>
        <m:sSub>
          <m:sSubPr>
            <m:ctrlPr>
              <w:rPr>
                <w:rFonts w:ascii="Cambria Math" w:hAnsi="Cambria Math" w:cstheme="majorHAnsi"/>
              </w:rPr>
            </m:ctrlPr>
          </m:sSubPr>
          <m:e>
            <m:r>
              <m:rPr>
                <m:sty m:val="b"/>
              </m:rPr>
              <w:rPr>
                <w:rFonts w:ascii="Cambria Math" w:hAnsi="Cambria Math" w:cstheme="majorHAnsi"/>
              </w:rPr>
              <m:t>e</m:t>
            </m:r>
          </m:e>
          <m:sub>
            <m:r>
              <w:rPr>
                <w:rFonts w:ascii="Cambria Math" w:hAnsi="Cambria Math" w:cstheme="majorHAnsi"/>
              </w:rPr>
              <m:t>c</m:t>
            </m:r>
          </m:sub>
        </m:sSub>
        <m:r>
          <m:rPr>
            <m:sty m:val="p"/>
          </m:rPr>
          <w:rPr>
            <w:rFonts w:ascii="Cambria Math" w:hAnsi="Cambria Math" w:cstheme="majorHAnsi"/>
          </w:rPr>
          <m:t>=</m:t>
        </m:r>
        <m:sSup>
          <m:sSupPr>
            <m:ctrlPr>
              <w:rPr>
                <w:rFonts w:ascii="Cambria Math" w:hAnsi="Cambria Math" w:cstheme="majorHAnsi"/>
              </w:rPr>
            </m:ctrlPr>
          </m:sSupPr>
          <m:e>
            <m:d>
              <m:dPr>
                <m:begChr m:val="["/>
                <m:endChr m:val="]"/>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e</m:t>
                    </m:r>
                  </m:e>
                  <m:sub>
                    <m:r>
                      <w:rPr>
                        <w:rFonts w:ascii="Cambria Math" w:hAnsi="Cambria Math" w:cstheme="majorHAnsi"/>
                      </w:rPr>
                      <m:t>q</m:t>
                    </m:r>
                  </m:sub>
                </m:sSub>
                <m:r>
                  <m:rPr>
                    <m:sty m:val="p"/>
                  </m:rPr>
                  <w:rPr>
                    <w:rFonts w:ascii="Cambria Math" w:hAnsi="Cambria Math" w:cstheme="majorHAnsi"/>
                  </w:rPr>
                  <m:t>,</m:t>
                </m:r>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e</m:t>
                        </m:r>
                      </m:e>
                    </m:acc>
                  </m:e>
                  <m:sub>
                    <m:r>
                      <w:rPr>
                        <w:rFonts w:ascii="Cambria Math" w:hAnsi="Cambria Math" w:cstheme="majorHAnsi"/>
                      </w:rPr>
                      <m:t>q</m:t>
                    </m:r>
                  </m:sub>
                </m:sSub>
              </m:e>
            </m:d>
          </m:e>
          <m:sup>
            <m:r>
              <m:rPr>
                <m:sty m:val="p"/>
              </m:rPr>
              <w:rPr>
                <w:rFonts w:ascii="Cambria Math" w:hAnsi="Cambria Math" w:cstheme="majorHAnsi"/>
              </w:rPr>
              <m:t>⊤</m:t>
            </m:r>
          </m:sup>
        </m:sSup>
      </m:oMath>
      <w:r w:rsidRPr="00013BB9">
        <w:rPr>
          <w:rFonts w:asciiTheme="majorHAnsi" w:hAnsiTheme="majorHAnsi" w:cstheme="majorHAnsi"/>
        </w:rPr>
        <w:t xml:space="preserve"> is the control error, </w:t>
      </w:r>
      <m:oMath>
        <m:sSub>
          <m:sSubPr>
            <m:ctrlPr>
              <w:rPr>
                <w:rFonts w:ascii="Cambria Math" w:hAnsi="Cambria Math" w:cstheme="majorHAnsi"/>
              </w:rPr>
            </m:ctrlPr>
          </m:sSubPr>
          <m:e>
            <m:r>
              <m:rPr>
                <m:sty m:val="b"/>
              </m:rPr>
              <w:rPr>
                <w:rFonts w:ascii="Cambria Math" w:hAnsi="Cambria Math" w:cstheme="majorHAnsi"/>
              </w:rPr>
              <m:t>P</m:t>
            </m:r>
          </m:e>
          <m:sub>
            <m:r>
              <w:rPr>
                <w:rFonts w:ascii="Cambria Math" w:hAnsi="Cambria Math" w:cstheme="majorHAnsi"/>
              </w:rPr>
              <m:t>c</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P</m:t>
            </m:r>
          </m:e>
          <m:sub>
            <m:r>
              <w:rPr>
                <w:rFonts w:ascii="Cambria Math" w:hAnsi="Cambria Math" w:cstheme="majorHAnsi"/>
              </w:rPr>
              <m:t>o</m:t>
            </m:r>
          </m:sub>
        </m:sSub>
      </m:oMath>
      <w:r w:rsidRPr="00013BB9">
        <w:rPr>
          <w:rFonts w:asciiTheme="majorHAnsi" w:hAnsiTheme="majorHAnsi" w:cstheme="majorHAnsi"/>
        </w:rPr>
        <w:t xml:space="preserve"> are positive definite solutions to Lyapunov equations for the closed-loop control and observer matrices respectively, and </w:t>
      </w:r>
      <m:oMath>
        <m:sSubSup>
          <m:sSubSupPr>
            <m:ctrlPr>
              <w:rPr>
                <w:rFonts w:ascii="Cambria Math" w:hAnsi="Cambria Math" w:cstheme="majorHAnsi"/>
              </w:rPr>
            </m:ctrlPr>
          </m:sSubSupPr>
          <m:e>
            <m:r>
              <w:rPr>
                <w:rFonts w:ascii="Cambria Math" w:hAnsi="Cambria Math" w:cstheme="majorHAnsi"/>
              </w:rPr>
              <m:t>ω</m:t>
            </m:r>
          </m:e>
          <m:sub>
            <m:r>
              <w:rPr>
                <w:rFonts w:ascii="Cambria Math" w:hAnsi="Cambria Math" w:cstheme="majorHAnsi"/>
              </w:rPr>
              <m:t>o</m:t>
            </m:r>
          </m:sub>
          <m:sup>
            <m:r>
              <m:rPr>
                <m:sty m:val="p"/>
              </m:rPr>
              <w:rPr>
                <w:rFonts w:ascii="Cambria Math" w:hAnsi="Cambria Math" w:cstheme="majorHAnsi"/>
              </w:rPr>
              <m:t>*</m:t>
            </m:r>
          </m:sup>
        </m:sSubSup>
        <m:r>
          <m:rPr>
            <m:sty m:val="p"/>
          </m:rPr>
          <w:rPr>
            <w:rFonts w:ascii="Cambria Math" w:hAnsi="Cambria Math" w:cstheme="majorHAnsi"/>
          </w:rPr>
          <m:t>&gt;</m:t>
        </m:r>
        <m:r>
          <w:rPr>
            <w:rFonts w:ascii="Cambria Math" w:hAnsi="Cambria Math" w:cstheme="majorHAnsi"/>
          </w:rPr>
          <m:t>0</m:t>
        </m:r>
      </m:oMath>
      <w:r w:rsidRPr="00013BB9">
        <w:rPr>
          <w:rFonts w:asciiTheme="majorHAnsi" w:hAnsiTheme="majorHAnsi" w:cstheme="majorHAnsi"/>
        </w:rPr>
        <w:t xml:space="preserve"> is the optimal observer bandwidth. Taking </w:t>
      </w:r>
      <m:oMath>
        <m:acc>
          <m:accPr>
            <m:chr m:val="̇"/>
            <m:ctrlPr>
              <w:rPr>
                <w:rFonts w:ascii="Cambria Math" w:hAnsi="Cambria Math" w:cstheme="majorHAnsi"/>
              </w:rPr>
            </m:ctrlPr>
          </m:accPr>
          <m:e>
            <m:r>
              <w:rPr>
                <w:rFonts w:ascii="Cambria Math" w:hAnsi="Cambria Math" w:cstheme="majorHAnsi"/>
              </w:rPr>
              <m:t>V</m:t>
            </m:r>
          </m:e>
        </m:acc>
        <m:d>
          <m:dPr>
            <m:ctrlPr>
              <w:rPr>
                <w:rFonts w:ascii="Cambria Math" w:hAnsi="Cambria Math" w:cstheme="majorHAnsi"/>
              </w:rPr>
            </m:ctrlPr>
          </m:dPr>
          <m:e>
            <m:r>
              <w:rPr>
                <w:rFonts w:ascii="Cambria Math" w:hAnsi="Cambria Math" w:cstheme="majorHAnsi"/>
              </w:rPr>
              <m:t>t</m:t>
            </m:r>
          </m:e>
        </m:d>
      </m:oMath>
      <w:r w:rsidRPr="00013BB9">
        <w:rPr>
          <w:rFonts w:asciiTheme="majorHAnsi" w:hAnsiTheme="majorHAnsi" w:cstheme="majorHAnsi"/>
        </w:rPr>
        <w:t xml:space="preserve"> along system trajectories and applying the σ-modification bound and the UUB result for the ESO yields </w:t>
      </w:r>
      <m:oMath>
        <m:acc>
          <m:accPr>
            <m:chr m:val="̇"/>
            <m:ctrlPr>
              <w:rPr>
                <w:rFonts w:ascii="Cambria Math" w:hAnsi="Cambria Math" w:cstheme="majorHAnsi"/>
              </w:rPr>
            </m:ctrlPr>
          </m:accPr>
          <m:e>
            <m:r>
              <w:rPr>
                <w:rFonts w:ascii="Cambria Math" w:hAnsi="Cambria Math" w:cstheme="majorHAnsi"/>
              </w:rPr>
              <m:t>V</m:t>
            </m:r>
          </m:e>
        </m:acc>
        <m:r>
          <m:rPr>
            <m:sty m:val="p"/>
          </m:rPr>
          <w:rPr>
            <w:rFonts w:ascii="Cambria Math" w:hAnsi="Cambria Math" w:cstheme="majorHAnsi"/>
          </w:rPr>
          <m:t>≤-</m:t>
        </m:r>
        <m:r>
          <w:rPr>
            <w:rFonts w:ascii="Cambria Math" w:hAnsi="Cambria Math" w:cstheme="majorHAnsi"/>
          </w:rPr>
          <m:t>αV</m:t>
        </m:r>
        <m:r>
          <m:rPr>
            <m:sty m:val="p"/>
          </m:rPr>
          <w:rPr>
            <w:rFonts w:ascii="Cambria Math" w:hAnsi="Cambria Math" w:cstheme="majorHAnsi"/>
          </w:rPr>
          <m:t>+</m:t>
        </m:r>
        <m:r>
          <w:rPr>
            <w:rFonts w:ascii="Cambria Math" w:hAnsi="Cambria Math" w:cstheme="majorHAnsi"/>
          </w:rPr>
          <m:t>β</m:t>
        </m:r>
      </m:oMath>
      <w:r w:rsidRPr="00013BB9">
        <w:rPr>
          <w:rFonts w:asciiTheme="majorHAnsi" w:hAnsiTheme="majorHAnsi" w:cstheme="majorHAnsi"/>
        </w:rPr>
        <w:t xml:space="preserve"> for positive constants </w:t>
      </w:r>
      <m:oMath>
        <m:r>
          <w:rPr>
            <w:rFonts w:ascii="Cambria Math" w:hAnsi="Cambria Math" w:cstheme="majorHAnsi"/>
          </w:rPr>
          <m:t>α</m:t>
        </m:r>
        <m:r>
          <m:rPr>
            <m:sty m:val="p"/>
          </m:rPr>
          <w:rPr>
            <w:rFonts w:ascii="Cambria Math" w:hAnsi="Cambria Math" w:cstheme="majorHAnsi"/>
          </w:rPr>
          <m:t>,</m:t>
        </m:r>
        <m:r>
          <w:rPr>
            <w:rFonts w:ascii="Cambria Math" w:hAnsi="Cambria Math" w:cstheme="majorHAnsi"/>
          </w:rPr>
          <m:t>β</m:t>
        </m:r>
      </m:oMath>
      <w:r w:rsidRPr="00013BB9">
        <w:rPr>
          <w:rFonts w:asciiTheme="majorHAnsi" w:hAnsiTheme="majorHAnsi" w:cstheme="majorHAnsi"/>
        </w:rPr>
        <w:t xml:space="preserve">, establishing UUB. </w:t>
      </w:r>
      <m:oMath>
        <m:r>
          <m:rPr>
            <m:sty m:val="p"/>
          </m:rPr>
          <w:rPr>
            <w:rFonts w:ascii="Cambria Math" w:hAnsi="Cambria Math" w:cstheme="majorHAnsi"/>
          </w:rPr>
          <m:t>▫</m:t>
        </m:r>
      </m:oMath>
    </w:p>
    <w:p w14:paraId="477E38AB" w14:textId="77777777" w:rsidR="00DA5D38" w:rsidRPr="00013BB9" w:rsidRDefault="009A23FC">
      <w:pPr>
        <w:pStyle w:val="Heading4"/>
        <w:rPr>
          <w:rFonts w:cstheme="majorHAnsi"/>
          <w:color w:val="auto"/>
        </w:rPr>
      </w:pPr>
      <w:bookmarkStart w:id="85" w:name="X35d08126b3484cc3ac19fb6bd2346a67a27856b"/>
      <w:bookmarkEnd w:id="83"/>
      <w:r w:rsidRPr="00013BB9">
        <w:rPr>
          <w:rFonts w:cstheme="majorHAnsi"/>
          <w:color w:val="auto"/>
        </w:rPr>
        <w:t xml:space="preserve">9.C.5 </w:t>
      </w:r>
      <w:commentRangeStart w:id="86"/>
      <w:r w:rsidRPr="00013BB9">
        <w:rPr>
          <w:rFonts w:cstheme="majorHAnsi"/>
          <w:color w:val="auto"/>
        </w:rPr>
        <w:t>Metaheuristic Online Parameter Tuning</w:t>
      </w:r>
      <w:commentRangeEnd w:id="86"/>
      <w:r w:rsidR="001E5E9A">
        <w:rPr>
          <w:rStyle w:val="CommentReference"/>
          <w:rFonts w:asciiTheme="minorHAnsi" w:eastAsia="SimSun" w:hAnsiTheme="minorHAnsi" w:cstheme="minorBidi"/>
          <w:bCs w:val="0"/>
          <w:i w:val="0"/>
          <w:color w:val="auto"/>
        </w:rPr>
        <w:commentReference w:id="86"/>
      </w:r>
    </w:p>
    <w:p w14:paraId="5050D1F6"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The control parameter vector </w:t>
      </w:r>
      <m:oMath>
        <m:sSub>
          <m:sSubPr>
            <m:ctrlPr>
              <w:rPr>
                <w:rFonts w:ascii="Cambria Math" w:hAnsi="Cambria Math" w:cstheme="majorHAnsi"/>
              </w:rPr>
            </m:ctrlPr>
          </m:sSubPr>
          <m:e>
            <m:r>
              <m:rPr>
                <m:sty m:val="b"/>
              </m:rPr>
              <w:rPr>
                <w:rFonts w:ascii="Cambria Math" w:hAnsi="Cambria Math" w:cstheme="majorHAnsi"/>
              </w:rPr>
              <m:t>θ</m:t>
            </m:r>
          </m:e>
          <m:sub>
            <m:r>
              <w:rPr>
                <w:rFonts w:ascii="Cambria Math" w:hAnsi="Cambria Math" w:cstheme="majorHAnsi"/>
              </w:rPr>
              <m:t>c</m:t>
            </m:r>
          </m:sub>
        </m:sSub>
        <m:r>
          <m:rPr>
            <m:sty m:val="p"/>
          </m:rPr>
          <w:rPr>
            <w:rFonts w:ascii="Cambria Math" w:hAnsi="Cambria Math" w:cstheme="majorHAnsi"/>
          </w:rPr>
          <m:t>=</m:t>
        </m:r>
        <m:sSup>
          <m:sSupPr>
            <m:ctrlPr>
              <w:rPr>
                <w:rFonts w:ascii="Cambria Math" w:hAnsi="Cambria Math" w:cstheme="majorHAnsi"/>
              </w:rPr>
            </m:ctrlPr>
          </m:sSupPr>
          <m:e>
            <m:d>
              <m:dPr>
                <m:begChr m:val="["/>
                <m:endChr m:val="]"/>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p</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d</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ω</m:t>
                    </m:r>
                  </m:e>
                  <m:sub>
                    <m:r>
                      <w:rPr>
                        <w:rFonts w:ascii="Cambria Math" w:hAnsi="Cambria Math" w:cstheme="majorHAnsi"/>
                      </w:rPr>
                      <m:t>o</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σ</m:t>
                    </m:r>
                  </m:e>
                  <m:sub>
                    <m:r>
                      <w:rPr>
                        <w:rFonts w:ascii="Cambria Math" w:hAnsi="Cambria Math" w:cstheme="majorHAnsi"/>
                      </w:rPr>
                      <m:t>o</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0</m:t>
                    </m:r>
                  </m:sub>
                </m:sSub>
              </m:e>
            </m:d>
          </m:e>
          <m:sup>
            <m:r>
              <m:rPr>
                <m:sty m:val="p"/>
              </m:rPr>
              <w:rPr>
                <w:rFonts w:ascii="Cambria Math" w:hAnsi="Cambria Math" w:cstheme="majorHAnsi"/>
              </w:rPr>
              <m:t>⊤</m:t>
            </m:r>
          </m:sup>
        </m:sSup>
      </m:oMath>
      <w:r w:rsidRPr="00013BB9">
        <w:rPr>
          <w:rFonts w:asciiTheme="majorHAnsi" w:hAnsiTheme="majorHAnsi" w:cstheme="majorHAnsi"/>
        </w:rPr>
        <w:t xml:space="preserve"> is optimized online using a computationally lightweight Differential Evolution (DE) variant with reduced population size (</w:t>
      </w:r>
      <m:oMath>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p</m:t>
            </m:r>
          </m:sub>
        </m:sSub>
        <m:r>
          <m:rPr>
            <m:sty m:val="p"/>
          </m:rPr>
          <w:rPr>
            <w:rFonts w:ascii="Cambria Math" w:hAnsi="Cambria Math" w:cstheme="majorHAnsi"/>
          </w:rPr>
          <m:t>=</m:t>
        </m:r>
        <m:r>
          <w:rPr>
            <w:rFonts w:ascii="Cambria Math" w:hAnsi="Cambria Math" w:cstheme="majorHAnsi"/>
          </w:rPr>
          <m:t>10</m:t>
        </m:r>
      </m:oMath>
      <w:r w:rsidRPr="00013BB9">
        <w:rPr>
          <w:rFonts w:asciiTheme="majorHAnsi" w:hAnsiTheme="majorHAnsi" w:cstheme="majorHAnsi"/>
        </w:rPr>
        <w:t>) operating on a 200 ms sliding window of tracking data:</w:t>
      </w:r>
    </w:p>
    <w:p w14:paraId="47939C0A" w14:textId="77777777" w:rsidR="00DA5D38" w:rsidRPr="00013BB9" w:rsidRDefault="00AD3D5C" w:rsidP="009A23FC">
      <w:pPr>
        <w:pStyle w:val="BodyText"/>
        <w:jc w:val="both"/>
        <w:rPr>
          <w:rFonts w:asciiTheme="majorHAnsi" w:hAnsiTheme="majorHAnsi" w:cstheme="majorHAnsi"/>
        </w:rPr>
      </w:pPr>
      <m:oMathPara>
        <m:oMathParaPr>
          <m:jc m:val="center"/>
        </m:oMathParaPr>
        <m:oMath>
          <m:sSub>
            <m:sSubPr>
              <m:ctrlPr>
                <w:rPr>
                  <w:rFonts w:ascii="Cambria Math" w:hAnsi="Cambria Math" w:cstheme="majorHAnsi"/>
                </w:rPr>
              </m:ctrlPr>
            </m:sSubPr>
            <m:e>
              <m:r>
                <m:rPr>
                  <m:nor/>
                </m:rPr>
                <w:rPr>
                  <w:rFonts w:asciiTheme="majorHAnsi" w:hAnsiTheme="majorHAnsi" w:cstheme="majorHAnsi"/>
                </w:rPr>
                <m:t>minimize</m:t>
              </m:r>
            </m:e>
            <m:sub>
              <m:sSub>
                <m:sSubPr>
                  <m:ctrlPr>
                    <w:rPr>
                      <w:rFonts w:ascii="Cambria Math" w:hAnsi="Cambria Math" w:cstheme="majorHAnsi"/>
                    </w:rPr>
                  </m:ctrlPr>
                </m:sSubPr>
                <m:e>
                  <m:r>
                    <m:rPr>
                      <m:sty m:val="b"/>
                    </m:rPr>
                    <w:rPr>
                      <w:rFonts w:ascii="Cambria Math" w:hAnsi="Cambria Math" w:cstheme="majorHAnsi"/>
                    </w:rPr>
                    <m:t>θ</m:t>
                  </m:r>
                </m:e>
                <m:sub>
                  <m:r>
                    <w:rPr>
                      <w:rFonts w:ascii="Cambria Math" w:hAnsi="Cambria Math" w:cstheme="majorHAnsi"/>
                    </w:rPr>
                    <m:t>c</m:t>
                  </m:r>
                </m:sub>
              </m:sSub>
            </m:sub>
          </m:sSub>
          <m:r>
            <w:rPr>
              <w:rFonts w:ascii="Cambria Math" w:hAnsi="Cambria Math" w:cstheme="majorHAnsi"/>
            </w:rPr>
            <m:t> J</m:t>
          </m:r>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θ</m:t>
                  </m:r>
                </m:e>
                <m:sub>
                  <m:r>
                    <w:rPr>
                      <w:rFonts w:ascii="Cambria Math" w:hAnsi="Cambria Math" w:cstheme="majorHAnsi"/>
                    </w:rPr>
                    <m:t>c</m:t>
                  </m:r>
                </m:sub>
              </m:sSub>
            </m:e>
          </m:d>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e</m:t>
              </m:r>
            </m:e>
            <m:sub>
              <m:r>
                <w:rPr>
                  <w:rFonts w:ascii="Cambria Math" w:hAnsi="Cambria Math" w:cstheme="majorHAnsi"/>
                </w:rPr>
                <m:t>q</m:t>
              </m:r>
            </m:sub>
          </m:sSub>
          <m:sSubSup>
            <m:sSubSupPr>
              <m:ctrlPr>
                <w:rPr>
                  <w:rFonts w:ascii="Cambria Math" w:hAnsi="Cambria Math" w:cstheme="majorHAnsi"/>
                </w:rPr>
              </m:ctrlPr>
            </m:sSubSupPr>
            <m:e>
              <m:r>
                <m:rPr>
                  <m:sty m:val="p"/>
                </m:rPr>
                <w:rPr>
                  <w:rFonts w:ascii="Cambria Math" w:hAnsi="Cambria Math" w:cstheme="majorHAnsi"/>
                </w:rPr>
                <m:t>∥</m:t>
              </m:r>
            </m:e>
            <m:sub>
              <m:r>
                <w:rPr>
                  <w:rFonts w:ascii="Cambria Math" w:hAnsi="Cambria Math" w:cstheme="majorHAnsi"/>
                </w:rPr>
                <m:t>2</m:t>
              </m:r>
            </m:sub>
            <m:sup>
              <m:r>
                <w:rPr>
                  <w:rFonts w:ascii="Cambria Math" w:hAnsi="Cambria Math" w:cstheme="majorHAnsi"/>
                </w:rPr>
                <m:t>2</m:t>
              </m:r>
            </m:sup>
          </m:sSubSup>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2</m:t>
              </m:r>
            </m:sub>
          </m:sSub>
          <m:r>
            <m:rPr>
              <m:sty m:val="p"/>
            </m:rPr>
            <w:rPr>
              <w:rFonts w:ascii="Cambria Math" w:hAnsi="Cambria Math" w:cstheme="majorHAnsi"/>
            </w:rPr>
            <m:t>∥</m:t>
          </m:r>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e</m:t>
                  </m:r>
                </m:e>
              </m:acc>
            </m:e>
            <m:sub>
              <m:r>
                <w:rPr>
                  <w:rFonts w:ascii="Cambria Math" w:hAnsi="Cambria Math" w:cstheme="majorHAnsi"/>
                </w:rPr>
                <m:t>q</m:t>
              </m:r>
            </m:sub>
          </m:sSub>
          <m:sSubSup>
            <m:sSubSupPr>
              <m:ctrlPr>
                <w:rPr>
                  <w:rFonts w:ascii="Cambria Math" w:hAnsi="Cambria Math" w:cstheme="majorHAnsi"/>
                </w:rPr>
              </m:ctrlPr>
            </m:sSubSupPr>
            <m:e>
              <m:r>
                <m:rPr>
                  <m:sty m:val="p"/>
                </m:rPr>
                <w:rPr>
                  <w:rFonts w:ascii="Cambria Math" w:hAnsi="Cambria Math" w:cstheme="majorHAnsi"/>
                </w:rPr>
                <m:t>∥</m:t>
              </m:r>
            </m:e>
            <m:sub>
              <m:r>
                <w:rPr>
                  <w:rFonts w:ascii="Cambria Math" w:hAnsi="Cambria Math" w:cstheme="majorHAnsi"/>
                </w:rPr>
                <m:t>2</m:t>
              </m:r>
            </m:sub>
            <m:sup>
              <m:r>
                <w:rPr>
                  <w:rFonts w:ascii="Cambria Math" w:hAnsi="Cambria Math" w:cstheme="majorHAnsi"/>
                </w:rPr>
                <m:t>2</m:t>
              </m:r>
            </m:sup>
          </m:sSubSup>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3</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τ</m:t>
              </m:r>
            </m:e>
            <m:sub>
              <m:r>
                <w:rPr>
                  <w:rFonts w:ascii="Cambria Math" w:hAnsi="Cambria Math" w:cstheme="majorHAnsi"/>
                </w:rPr>
                <m:t>c</m:t>
              </m:r>
            </m:sub>
          </m:sSub>
          <m:sSub>
            <m:sSubPr>
              <m:ctrlPr>
                <w:rPr>
                  <w:rFonts w:ascii="Cambria Math" w:hAnsi="Cambria Math" w:cstheme="majorHAnsi"/>
                </w:rPr>
              </m:ctrlPr>
            </m:sSubPr>
            <m:e>
              <m:r>
                <m:rPr>
                  <m:sty m:val="p"/>
                </m:rPr>
                <w:rPr>
                  <w:rFonts w:ascii="Cambria Math" w:hAnsi="Cambria Math" w:cstheme="majorHAnsi"/>
                </w:rPr>
                <m:t>∥</m:t>
              </m:r>
            </m:e>
            <m:sub>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4</m:t>
              </m:r>
            </m:sub>
          </m:sSub>
          <m:r>
            <m:rPr>
              <m:scr m:val="double-struck"/>
              <m:sty m:val="p"/>
            </m:rPr>
            <w:rPr>
              <w:rFonts w:ascii="Cambria Math" w:hAnsi="Cambria Math" w:cstheme="majorHAnsi"/>
            </w:rPr>
            <m:t>1</m:t>
          </m:r>
          <m:d>
            <m:dPr>
              <m:begChr m:val="["/>
              <m:endChr m:val="]"/>
              <m:ctrlPr>
                <w:rPr>
                  <w:rFonts w:ascii="Cambria Math" w:hAnsi="Cambria Math" w:cstheme="majorHAnsi"/>
                </w:rPr>
              </m:ctrlPr>
            </m:dPr>
            <m:e>
              <m:d>
                <m:dPr>
                  <m:begChr m:val="|"/>
                  <m:endChr m:val="|"/>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τ</m:t>
                      </m:r>
                    </m:e>
                    <m:sub>
                      <m:r>
                        <w:rPr>
                          <w:rFonts w:ascii="Cambria Math" w:hAnsi="Cambria Math" w:cstheme="majorHAnsi"/>
                        </w:rPr>
                        <m:t>c</m:t>
                      </m:r>
                    </m:sub>
                  </m:sSub>
                </m:e>
              </m:d>
              <m:r>
                <m:rPr>
                  <m:sty m:val="p"/>
                </m:rPr>
                <w:rPr>
                  <w:rFonts w:ascii="Cambria Math" w:hAnsi="Cambria Math" w:cstheme="majorHAnsi"/>
                </w:rPr>
                <m:t>&gt;</m:t>
              </m:r>
              <m:sSub>
                <m:sSubPr>
                  <m:ctrlPr>
                    <w:rPr>
                      <w:rFonts w:ascii="Cambria Math" w:hAnsi="Cambria Math" w:cstheme="majorHAnsi"/>
                    </w:rPr>
                  </m:ctrlPr>
                </m:sSubPr>
                <m:e>
                  <m:r>
                    <w:rPr>
                      <w:rFonts w:ascii="Cambria Math" w:hAnsi="Cambria Math" w:cstheme="majorHAnsi"/>
                    </w:rPr>
                    <m:t>τ</m:t>
                  </m:r>
                </m:e>
                <m:sub>
                  <m:r>
                    <m:rPr>
                      <m:nor/>
                    </m:rPr>
                    <w:rPr>
                      <w:rFonts w:asciiTheme="majorHAnsi" w:hAnsiTheme="majorHAnsi" w:cstheme="majorHAnsi"/>
                    </w:rPr>
                    <m:t>thresh</m:t>
                  </m:r>
                </m:sub>
              </m:sSub>
            </m:e>
          </m:d>
        </m:oMath>
      </m:oMathPara>
    </w:p>
    <w:p w14:paraId="04D60507"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The </w:t>
      </w:r>
      <m:oMath>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τ</m:t>
            </m:r>
          </m:e>
          <m:sub>
            <m:r>
              <w:rPr>
                <w:rFonts w:ascii="Cambria Math" w:hAnsi="Cambria Math" w:cstheme="majorHAnsi"/>
              </w:rPr>
              <m:t>c</m:t>
            </m:r>
          </m:sub>
        </m:sSub>
        <m:sSub>
          <m:sSubPr>
            <m:ctrlPr>
              <w:rPr>
                <w:rFonts w:ascii="Cambria Math" w:hAnsi="Cambria Math" w:cstheme="majorHAnsi"/>
              </w:rPr>
            </m:ctrlPr>
          </m:sSubPr>
          <m:e>
            <m:r>
              <m:rPr>
                <m:sty m:val="p"/>
              </m:rPr>
              <w:rPr>
                <w:rFonts w:ascii="Cambria Math" w:hAnsi="Cambria Math" w:cstheme="majorHAnsi"/>
              </w:rPr>
              <m:t>∥</m:t>
            </m:r>
          </m:e>
          <m:sub>
            <m:r>
              <w:rPr>
                <w:rFonts w:ascii="Cambria Math" w:hAnsi="Cambria Math" w:cstheme="majorHAnsi"/>
              </w:rPr>
              <m:t>1</m:t>
            </m:r>
          </m:sub>
        </m:sSub>
      </m:oMath>
      <w:r w:rsidRPr="00013BB9">
        <w:rPr>
          <w:rFonts w:asciiTheme="majorHAnsi" w:hAnsiTheme="majorHAnsi" w:cstheme="majorHAnsi"/>
        </w:rPr>
        <w:t xml:space="preserve"> term penalizes </w:t>
      </w:r>
      <w:commentRangeStart w:id="87"/>
      <w:r w:rsidRPr="00013BB9">
        <w:rPr>
          <w:rFonts w:asciiTheme="majorHAnsi" w:hAnsiTheme="majorHAnsi" w:cstheme="majorHAnsi"/>
        </w:rPr>
        <w:t xml:space="preserve">torque magnitude (metabolic cost proxy) </w:t>
      </w:r>
      <w:commentRangeEnd w:id="87"/>
      <w:r w:rsidR="001E5E9A">
        <w:rPr>
          <w:rStyle w:val="CommentReference"/>
        </w:rPr>
        <w:commentReference w:id="87"/>
      </w:r>
      <w:r w:rsidRPr="00013BB9">
        <w:rPr>
          <w:rFonts w:asciiTheme="majorHAnsi" w:hAnsiTheme="majorHAnsi" w:cstheme="majorHAnsi"/>
        </w:rPr>
        <w:t xml:space="preserve">and </w:t>
      </w:r>
      <m:oMath>
        <m:r>
          <m:rPr>
            <m:scr m:val="double-struck"/>
            <m:sty m:val="p"/>
          </m:rPr>
          <w:rPr>
            <w:rFonts w:ascii="Cambria Math" w:hAnsi="Cambria Math" w:cstheme="majorHAnsi"/>
          </w:rPr>
          <m:t>1</m:t>
        </m:r>
        <m:d>
          <m:dPr>
            <m:begChr m:val="["/>
            <m:endChr m:val="]"/>
            <m:ctrlPr>
              <w:rPr>
                <w:rFonts w:ascii="Cambria Math" w:hAnsi="Cambria Math" w:cstheme="majorHAnsi"/>
              </w:rPr>
            </m:ctrlPr>
          </m:dPr>
          <m:e>
            <m:r>
              <m:rPr>
                <m:sty m:val="p"/>
              </m:rPr>
              <w:rPr>
                <w:rFonts w:ascii="Cambria Math" w:hAnsi="Cambria Math" w:cstheme="majorHAnsi"/>
              </w:rPr>
              <m:t>⋅</m:t>
            </m:r>
          </m:e>
        </m:d>
      </m:oMath>
      <w:r w:rsidRPr="00013BB9">
        <w:rPr>
          <w:rFonts w:asciiTheme="majorHAnsi" w:hAnsiTheme="majorHAnsi" w:cstheme="majorHAnsi"/>
        </w:rPr>
        <w:t xml:space="preserve"> penalizes saturation events (safety).</w:t>
      </w:r>
    </w:p>
    <w:p w14:paraId="218B8568" w14:textId="77777777" w:rsidR="00F544BF" w:rsidRPr="00013BB9" w:rsidRDefault="00F544BF">
      <w:pPr>
        <w:pStyle w:val="BodyText"/>
        <w:rPr>
          <w:rFonts w:asciiTheme="majorHAnsi" w:hAnsiTheme="majorHAnsi" w:cstheme="majorHAnsi"/>
          <w:b/>
          <w:bCs/>
        </w:rPr>
      </w:pPr>
    </w:p>
    <w:p w14:paraId="0089B28A" w14:textId="77777777" w:rsidR="00DA5D38" w:rsidRPr="00013BB9" w:rsidRDefault="009A23FC">
      <w:pPr>
        <w:pStyle w:val="BodyText"/>
        <w:rPr>
          <w:rFonts w:asciiTheme="majorHAnsi" w:hAnsiTheme="majorHAnsi" w:cstheme="majorHAnsi"/>
        </w:rPr>
      </w:pPr>
      <w:r w:rsidRPr="00013BB9">
        <w:rPr>
          <w:rFonts w:asciiTheme="majorHAnsi" w:hAnsiTheme="majorHAnsi" w:cstheme="majorHAnsi"/>
          <w:b/>
          <w:bCs/>
        </w:rPr>
        <w:t>Algorithm 3: Online σ-AADRC Parameter Tuning via Differential Evolution</w:t>
      </w:r>
    </w:p>
    <w:p w14:paraId="3D92FDBF" w14:textId="77777777" w:rsidR="00DA5D38" w:rsidRPr="00013BB9" w:rsidRDefault="009A23FC">
      <w:pPr>
        <w:pStyle w:val="SourceCode"/>
        <w:rPr>
          <w:rFonts w:asciiTheme="majorHAnsi" w:hAnsiTheme="majorHAnsi" w:cstheme="majorHAnsi"/>
          <w:sz w:val="22"/>
        </w:rPr>
      </w:pPr>
      <w:r w:rsidRPr="00013BB9">
        <w:rPr>
          <w:rStyle w:val="VerbatimChar"/>
          <w:rFonts w:asciiTheme="majorHAnsi" w:hAnsiTheme="majorHAnsi" w:cstheme="majorHAnsi"/>
          <w:sz w:val="20"/>
        </w:rPr>
        <w:lastRenderedPageBreak/>
        <w:t>INPUT:  Tracking data buffer B of length T_buf = 200ms</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Current parameter vector theta_c, population P of size N_p=10</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DE parameters: F=0.8 (mutation), CR=0.9 (crossover)</w:t>
      </w:r>
      <w:r w:rsidRPr="00013BB9">
        <w:rPr>
          <w:rFonts w:asciiTheme="majorHAnsi" w:hAnsiTheme="majorHAnsi" w:cstheme="majorHAnsi"/>
          <w:sz w:val="22"/>
        </w:rPr>
        <w:br/>
      </w:r>
      <w:r w:rsidRPr="00013BB9">
        <w:rPr>
          <w:rStyle w:val="VerbatimChar"/>
          <w:rFonts w:asciiTheme="majorHAnsi" w:hAnsiTheme="majorHAnsi" w:cstheme="majorHAnsi"/>
          <w:sz w:val="20"/>
        </w:rPr>
        <w:t>OUTPUT: Updated theta_c*</w:t>
      </w:r>
      <w:r w:rsidRPr="00013BB9">
        <w:rPr>
          <w:rFonts w:asciiTheme="majorHAnsi" w:hAnsiTheme="majorHAnsi" w:cstheme="majorHAnsi"/>
          <w:sz w:val="22"/>
        </w:rPr>
        <w:br/>
      </w:r>
      <w:r w:rsidRPr="00013BB9">
        <w:rPr>
          <w:rFonts w:asciiTheme="majorHAnsi" w:hAnsiTheme="majorHAnsi" w:cstheme="majorHAnsi"/>
          <w:sz w:val="22"/>
        </w:rPr>
        <w:br/>
      </w:r>
      <w:r w:rsidRPr="00013BB9">
        <w:rPr>
          <w:rStyle w:val="VerbatimChar"/>
          <w:rFonts w:asciiTheme="majorHAnsi" w:hAnsiTheme="majorHAnsi" w:cstheme="majorHAnsi"/>
          <w:sz w:val="20"/>
        </w:rPr>
        <w:t>// Initialize population around current parameters</w:t>
      </w:r>
      <w:r w:rsidRPr="00013BB9">
        <w:rPr>
          <w:rFonts w:asciiTheme="majorHAnsi" w:hAnsiTheme="majorHAnsi" w:cstheme="majorHAnsi"/>
          <w:sz w:val="22"/>
        </w:rPr>
        <w:br/>
      </w:r>
      <w:r w:rsidRPr="00013BB9">
        <w:rPr>
          <w:rStyle w:val="VerbatimChar"/>
          <w:rFonts w:asciiTheme="majorHAnsi" w:hAnsiTheme="majorHAnsi" w:cstheme="majorHAnsi"/>
          <w:sz w:val="20"/>
        </w:rPr>
        <w:t>IF first_call THEN</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P = {theta_c + delta_i : delta_i ~ Uniform(-epsilon, epsilon)^5}</w:t>
      </w:r>
      <w:r w:rsidRPr="00013BB9">
        <w:rPr>
          <w:rFonts w:asciiTheme="majorHAnsi" w:hAnsiTheme="majorHAnsi" w:cstheme="majorHAnsi"/>
          <w:sz w:val="22"/>
        </w:rPr>
        <w:br/>
      </w:r>
      <w:r w:rsidRPr="00013BB9">
        <w:rPr>
          <w:rStyle w:val="VerbatimChar"/>
          <w:rFonts w:asciiTheme="majorHAnsi" w:hAnsiTheme="majorHAnsi" w:cstheme="majorHAnsi"/>
          <w:sz w:val="20"/>
        </w:rPr>
        <w:t>END IF</w:t>
      </w:r>
      <w:r w:rsidRPr="00013BB9">
        <w:rPr>
          <w:rFonts w:asciiTheme="majorHAnsi" w:hAnsiTheme="majorHAnsi" w:cstheme="majorHAnsi"/>
          <w:sz w:val="22"/>
        </w:rPr>
        <w:br/>
      </w:r>
      <w:r w:rsidRPr="00013BB9">
        <w:rPr>
          <w:rFonts w:asciiTheme="majorHAnsi" w:hAnsiTheme="majorHAnsi" w:cstheme="majorHAnsi"/>
          <w:sz w:val="22"/>
        </w:rPr>
        <w:br/>
      </w:r>
      <w:r w:rsidRPr="00013BB9">
        <w:rPr>
          <w:rStyle w:val="VerbatimChar"/>
          <w:rFonts w:asciiTheme="majorHAnsi" w:hAnsiTheme="majorHAnsi" w:cstheme="majorHAnsi"/>
          <w:sz w:val="20"/>
        </w:rPr>
        <w:t>FOR gen = 1 TO G_online DO</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FOR each individual x_i in P DO</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 Mutation: DE/rand/1</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Select r1, r2, r3 from P, all distinct, r1 != i</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mutant = P[r1] + F * (P[r2] - P[r3])</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mutant = clip(mutant, theta_min, theta_max)</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 Crossover</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trial = x_i</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FOR each dimension d DO</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IF rand() &lt; CR OR d == rand_dim THEN</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trial[d] = mutant[d]</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END IF</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END FOR</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 Evaluate on buffer B (simulate forward with trial parameters)</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J_trial = evaluate_cost(trial, B)</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J_current = evaluate_cost(x_i, B)</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 Selection</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IF J_trial &lt; J_current THEN</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P[i] = trial</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END IF</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END FOR</w:t>
      </w:r>
      <w:r w:rsidRPr="00013BB9">
        <w:rPr>
          <w:rFonts w:asciiTheme="majorHAnsi" w:hAnsiTheme="majorHAnsi" w:cstheme="majorHAnsi"/>
          <w:sz w:val="22"/>
        </w:rPr>
        <w:br/>
      </w:r>
      <w:r w:rsidRPr="00013BB9">
        <w:rPr>
          <w:rStyle w:val="VerbatimChar"/>
          <w:rFonts w:asciiTheme="majorHAnsi" w:hAnsiTheme="majorHAnsi" w:cstheme="majorHAnsi"/>
          <w:sz w:val="20"/>
        </w:rPr>
        <w:t>END FOR</w:t>
      </w:r>
      <w:r w:rsidRPr="00013BB9">
        <w:rPr>
          <w:rFonts w:asciiTheme="majorHAnsi" w:hAnsiTheme="majorHAnsi" w:cstheme="majorHAnsi"/>
          <w:sz w:val="22"/>
        </w:rPr>
        <w:br/>
      </w:r>
      <w:r w:rsidRPr="00013BB9">
        <w:rPr>
          <w:rFonts w:asciiTheme="majorHAnsi" w:hAnsiTheme="majorHAnsi" w:cstheme="majorHAnsi"/>
          <w:sz w:val="22"/>
        </w:rPr>
        <w:br/>
      </w:r>
      <w:r w:rsidRPr="00013BB9">
        <w:rPr>
          <w:rStyle w:val="VerbatimChar"/>
          <w:rFonts w:asciiTheme="majorHAnsi" w:hAnsiTheme="majorHAnsi" w:cstheme="majorHAnsi"/>
          <w:sz w:val="20"/>
        </w:rPr>
        <w:t>theta_c* = argmin_{x in P} J(x, B)</w:t>
      </w:r>
      <w:r w:rsidRPr="00013BB9">
        <w:rPr>
          <w:rFonts w:asciiTheme="majorHAnsi" w:hAnsiTheme="majorHAnsi" w:cstheme="majorHAnsi"/>
          <w:sz w:val="22"/>
        </w:rPr>
        <w:br/>
      </w:r>
      <w:r w:rsidRPr="00013BB9">
        <w:rPr>
          <w:rStyle w:val="VerbatimChar"/>
          <w:rFonts w:asciiTheme="majorHAnsi" w:hAnsiTheme="majorHAnsi" w:cstheme="majorHAnsi"/>
          <w:sz w:val="20"/>
        </w:rPr>
        <w:t>RETURN theta_c*</w:t>
      </w:r>
    </w:p>
    <w:p w14:paraId="4B1D6945" w14:textId="77777777" w:rsidR="00DA5D38" w:rsidRPr="00013BB9" w:rsidRDefault="00DA5D38">
      <w:pPr>
        <w:rPr>
          <w:rFonts w:asciiTheme="majorHAnsi" w:hAnsiTheme="majorHAnsi" w:cstheme="majorHAnsi"/>
        </w:rPr>
      </w:pPr>
    </w:p>
    <w:p w14:paraId="425C5C0D" w14:textId="77777777" w:rsidR="00DA5D38" w:rsidRPr="00013BB9" w:rsidRDefault="009A23FC">
      <w:pPr>
        <w:pStyle w:val="Heading3"/>
        <w:rPr>
          <w:rFonts w:cstheme="majorHAnsi"/>
          <w:color w:val="auto"/>
        </w:rPr>
      </w:pPr>
      <w:bookmarkStart w:id="88" w:name="d-work-plan-and-activity-mapping"/>
      <w:bookmarkEnd w:id="76"/>
      <w:bookmarkEnd w:id="85"/>
      <w:r w:rsidRPr="00013BB9">
        <w:rPr>
          <w:rFonts w:cstheme="majorHAnsi"/>
          <w:color w:val="auto"/>
        </w:rPr>
        <w:t>9.D Work Plan and Activity Mapping</w:t>
      </w:r>
    </w:p>
    <w:p w14:paraId="6C442C59" w14:textId="77777777" w:rsidR="009A23FC" w:rsidRPr="00013BB9" w:rsidRDefault="009A23FC" w:rsidP="009A23FC">
      <w:pPr>
        <w:pStyle w:val="BodyText"/>
        <w:rPr>
          <w:rFonts w:asciiTheme="majorHAnsi" w:hAnsiTheme="majorHAnsi" w:cstheme="majorHAnsi"/>
        </w:rPr>
      </w:pPr>
    </w:p>
    <w:tbl>
      <w:tblPr>
        <w:tblStyle w:val="Table"/>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66"/>
        <w:gridCol w:w="4285"/>
        <w:gridCol w:w="778"/>
        <w:gridCol w:w="778"/>
        <w:gridCol w:w="812"/>
        <w:gridCol w:w="1631"/>
      </w:tblGrid>
      <w:tr w:rsidR="00F544BF" w:rsidRPr="00013BB9" w14:paraId="4F1098DD" w14:textId="77777777" w:rsidTr="00F544BF">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14:paraId="0E663311"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Objective</w:t>
            </w:r>
          </w:p>
        </w:tc>
        <w:tc>
          <w:tcPr>
            <w:tcW w:w="0" w:type="auto"/>
            <w:vAlign w:val="center"/>
          </w:tcPr>
          <w:p w14:paraId="01C1D9D6"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Relevant Activity</w:t>
            </w:r>
          </w:p>
        </w:tc>
        <w:tc>
          <w:tcPr>
            <w:tcW w:w="416" w:type="pct"/>
            <w:vAlign w:val="center"/>
          </w:tcPr>
          <w:p w14:paraId="04CEA53C"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Year 1</w:t>
            </w:r>
          </w:p>
        </w:tc>
        <w:tc>
          <w:tcPr>
            <w:tcW w:w="416" w:type="pct"/>
            <w:vAlign w:val="center"/>
          </w:tcPr>
          <w:p w14:paraId="06A5B503"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Year 2</w:t>
            </w:r>
          </w:p>
        </w:tc>
        <w:tc>
          <w:tcPr>
            <w:tcW w:w="434" w:type="pct"/>
            <w:vAlign w:val="center"/>
          </w:tcPr>
          <w:p w14:paraId="1E1DDFC4"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Year 3</w:t>
            </w:r>
          </w:p>
        </w:tc>
        <w:tc>
          <w:tcPr>
            <w:tcW w:w="872" w:type="pct"/>
            <w:vAlign w:val="center"/>
          </w:tcPr>
          <w:p w14:paraId="7B1E28CF"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Responsibility</w:t>
            </w:r>
          </w:p>
        </w:tc>
      </w:tr>
      <w:tr w:rsidR="00F544BF" w:rsidRPr="00013BB9" w14:paraId="00CCE918" w14:textId="77777777" w:rsidTr="00F544BF">
        <w:tc>
          <w:tcPr>
            <w:tcW w:w="0" w:type="auto"/>
          </w:tcPr>
          <w:p w14:paraId="4AC5464D"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O1</w:t>
            </w:r>
          </w:p>
        </w:tc>
        <w:tc>
          <w:tcPr>
            <w:tcW w:w="0" w:type="auto"/>
          </w:tcPr>
          <w:p w14:paraId="0D26E705"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Sensor data collection protocol design</w:t>
            </w:r>
          </w:p>
        </w:tc>
        <w:tc>
          <w:tcPr>
            <w:tcW w:w="416" w:type="pct"/>
          </w:tcPr>
          <w:p w14:paraId="287965A3"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416" w:type="pct"/>
          </w:tcPr>
          <w:p w14:paraId="543CE83E" w14:textId="77777777" w:rsidR="00DA5D38" w:rsidRPr="00013BB9" w:rsidRDefault="00DA5D38" w:rsidP="009A23FC">
            <w:pPr>
              <w:pStyle w:val="Compact"/>
              <w:rPr>
                <w:rFonts w:asciiTheme="majorHAnsi" w:hAnsiTheme="majorHAnsi" w:cstheme="majorHAnsi"/>
                <w:sz w:val="22"/>
              </w:rPr>
            </w:pPr>
          </w:p>
        </w:tc>
        <w:tc>
          <w:tcPr>
            <w:tcW w:w="0" w:type="auto"/>
          </w:tcPr>
          <w:p w14:paraId="3FA67E0C" w14:textId="77777777" w:rsidR="00DA5D38" w:rsidRPr="00013BB9" w:rsidRDefault="00DA5D38" w:rsidP="009A23FC">
            <w:pPr>
              <w:pStyle w:val="Compact"/>
              <w:rPr>
                <w:rFonts w:asciiTheme="majorHAnsi" w:hAnsiTheme="majorHAnsi" w:cstheme="majorHAnsi"/>
                <w:sz w:val="22"/>
              </w:rPr>
            </w:pPr>
          </w:p>
        </w:tc>
        <w:tc>
          <w:tcPr>
            <w:tcW w:w="0" w:type="auto"/>
          </w:tcPr>
          <w:p w14:paraId="713E5EEF"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Both (Indian lead)</w:t>
            </w:r>
          </w:p>
        </w:tc>
      </w:tr>
      <w:tr w:rsidR="00F544BF" w:rsidRPr="00013BB9" w14:paraId="2396B7A8" w14:textId="77777777" w:rsidTr="00F544BF">
        <w:tc>
          <w:tcPr>
            <w:tcW w:w="0" w:type="auto"/>
          </w:tcPr>
          <w:p w14:paraId="5016F158"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O1</w:t>
            </w:r>
          </w:p>
        </w:tc>
        <w:tc>
          <w:tcPr>
            <w:tcW w:w="0" w:type="auto"/>
          </w:tcPr>
          <w:p w14:paraId="1B359C95"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Fuzzy-CNN-GRU model development</w:t>
            </w:r>
          </w:p>
        </w:tc>
        <w:tc>
          <w:tcPr>
            <w:tcW w:w="416" w:type="pct"/>
          </w:tcPr>
          <w:p w14:paraId="72C4B660"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416" w:type="pct"/>
          </w:tcPr>
          <w:p w14:paraId="7F956E31" w14:textId="77777777" w:rsidR="00DA5D38" w:rsidRPr="00013BB9" w:rsidRDefault="00DA5D38" w:rsidP="009A23FC">
            <w:pPr>
              <w:pStyle w:val="Compact"/>
              <w:rPr>
                <w:rFonts w:asciiTheme="majorHAnsi" w:hAnsiTheme="majorHAnsi" w:cstheme="majorHAnsi"/>
                <w:sz w:val="22"/>
              </w:rPr>
            </w:pPr>
          </w:p>
        </w:tc>
        <w:tc>
          <w:tcPr>
            <w:tcW w:w="0" w:type="auto"/>
          </w:tcPr>
          <w:p w14:paraId="22B14E9B" w14:textId="77777777" w:rsidR="00DA5D38" w:rsidRPr="00013BB9" w:rsidRDefault="00DA5D38" w:rsidP="009A23FC">
            <w:pPr>
              <w:pStyle w:val="Compact"/>
              <w:rPr>
                <w:rFonts w:asciiTheme="majorHAnsi" w:hAnsiTheme="majorHAnsi" w:cstheme="majorHAnsi"/>
                <w:sz w:val="22"/>
              </w:rPr>
            </w:pPr>
          </w:p>
        </w:tc>
        <w:tc>
          <w:tcPr>
            <w:tcW w:w="0" w:type="auto"/>
          </w:tcPr>
          <w:p w14:paraId="07214D14"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Indian team</w:t>
            </w:r>
          </w:p>
        </w:tc>
      </w:tr>
      <w:tr w:rsidR="00F544BF" w:rsidRPr="00013BB9" w14:paraId="30084CC4" w14:textId="77777777" w:rsidTr="00F544BF">
        <w:tc>
          <w:tcPr>
            <w:tcW w:w="0" w:type="auto"/>
          </w:tcPr>
          <w:p w14:paraId="68107521"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O1</w:t>
            </w:r>
          </w:p>
        </w:tc>
        <w:tc>
          <w:tcPr>
            <w:tcW w:w="0" w:type="auto"/>
          </w:tcPr>
          <w:p w14:paraId="5A6A6FAB"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Evolutionary NAS for architecture search</w:t>
            </w:r>
          </w:p>
        </w:tc>
        <w:tc>
          <w:tcPr>
            <w:tcW w:w="416" w:type="pct"/>
          </w:tcPr>
          <w:p w14:paraId="404AD68D"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416" w:type="pct"/>
          </w:tcPr>
          <w:p w14:paraId="1215BA7D"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66A00A06" w14:textId="77777777" w:rsidR="00DA5D38" w:rsidRPr="00013BB9" w:rsidRDefault="00DA5D38" w:rsidP="009A23FC">
            <w:pPr>
              <w:pStyle w:val="Compact"/>
              <w:rPr>
                <w:rFonts w:asciiTheme="majorHAnsi" w:hAnsiTheme="majorHAnsi" w:cstheme="majorHAnsi"/>
                <w:sz w:val="22"/>
              </w:rPr>
            </w:pPr>
          </w:p>
        </w:tc>
        <w:tc>
          <w:tcPr>
            <w:tcW w:w="0" w:type="auto"/>
          </w:tcPr>
          <w:p w14:paraId="24AD865C"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Indian team</w:t>
            </w:r>
          </w:p>
        </w:tc>
      </w:tr>
      <w:tr w:rsidR="00F544BF" w:rsidRPr="00013BB9" w14:paraId="2085FD85" w14:textId="77777777" w:rsidTr="00F544BF">
        <w:tc>
          <w:tcPr>
            <w:tcW w:w="0" w:type="auto"/>
          </w:tcPr>
          <w:p w14:paraId="4975D0C5"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O1</w:t>
            </w:r>
          </w:p>
        </w:tc>
        <w:tc>
          <w:tcPr>
            <w:tcW w:w="0" w:type="auto"/>
          </w:tcPr>
          <w:p w14:paraId="47D7000A"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PSO hyperparameter optimization</w:t>
            </w:r>
          </w:p>
        </w:tc>
        <w:tc>
          <w:tcPr>
            <w:tcW w:w="416" w:type="pct"/>
          </w:tcPr>
          <w:p w14:paraId="1E295DBF"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416" w:type="pct"/>
          </w:tcPr>
          <w:p w14:paraId="33FE2142" w14:textId="77777777" w:rsidR="00DA5D38" w:rsidRPr="00013BB9" w:rsidRDefault="00DA5D38" w:rsidP="009A23FC">
            <w:pPr>
              <w:pStyle w:val="Compact"/>
              <w:rPr>
                <w:rFonts w:asciiTheme="majorHAnsi" w:hAnsiTheme="majorHAnsi" w:cstheme="majorHAnsi"/>
                <w:sz w:val="22"/>
              </w:rPr>
            </w:pPr>
          </w:p>
        </w:tc>
        <w:tc>
          <w:tcPr>
            <w:tcW w:w="0" w:type="auto"/>
          </w:tcPr>
          <w:p w14:paraId="374EB5A5" w14:textId="77777777" w:rsidR="00DA5D38" w:rsidRPr="00013BB9" w:rsidRDefault="00DA5D38" w:rsidP="009A23FC">
            <w:pPr>
              <w:pStyle w:val="Compact"/>
              <w:rPr>
                <w:rFonts w:asciiTheme="majorHAnsi" w:hAnsiTheme="majorHAnsi" w:cstheme="majorHAnsi"/>
                <w:sz w:val="22"/>
              </w:rPr>
            </w:pPr>
          </w:p>
        </w:tc>
        <w:tc>
          <w:tcPr>
            <w:tcW w:w="0" w:type="auto"/>
          </w:tcPr>
          <w:p w14:paraId="619B5E85"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Indian team</w:t>
            </w:r>
          </w:p>
        </w:tc>
      </w:tr>
      <w:tr w:rsidR="00F544BF" w:rsidRPr="00013BB9" w14:paraId="70FB67CB" w14:textId="77777777" w:rsidTr="00F544BF">
        <w:tc>
          <w:tcPr>
            <w:tcW w:w="0" w:type="auto"/>
          </w:tcPr>
          <w:p w14:paraId="4F5B8BB1"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O2</w:t>
            </w:r>
          </w:p>
        </w:tc>
        <w:tc>
          <w:tcPr>
            <w:tcW w:w="0" w:type="auto"/>
          </w:tcPr>
          <w:p w14:paraId="060ADDDF"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Intra-subject variability modeling (GMM)</w:t>
            </w:r>
          </w:p>
        </w:tc>
        <w:tc>
          <w:tcPr>
            <w:tcW w:w="416" w:type="pct"/>
          </w:tcPr>
          <w:p w14:paraId="69EE5BF2" w14:textId="77777777" w:rsidR="00DA5D38" w:rsidRPr="00013BB9" w:rsidRDefault="00DA5D38" w:rsidP="009A23FC">
            <w:pPr>
              <w:pStyle w:val="Compact"/>
              <w:rPr>
                <w:rFonts w:asciiTheme="majorHAnsi" w:hAnsiTheme="majorHAnsi" w:cstheme="majorHAnsi"/>
                <w:sz w:val="22"/>
              </w:rPr>
            </w:pPr>
          </w:p>
        </w:tc>
        <w:tc>
          <w:tcPr>
            <w:tcW w:w="416" w:type="pct"/>
          </w:tcPr>
          <w:p w14:paraId="784A4BFF"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555263DB" w14:textId="77777777" w:rsidR="00DA5D38" w:rsidRPr="00013BB9" w:rsidRDefault="00DA5D38" w:rsidP="009A23FC">
            <w:pPr>
              <w:pStyle w:val="Compact"/>
              <w:rPr>
                <w:rFonts w:asciiTheme="majorHAnsi" w:hAnsiTheme="majorHAnsi" w:cstheme="majorHAnsi"/>
                <w:sz w:val="22"/>
              </w:rPr>
            </w:pPr>
          </w:p>
        </w:tc>
        <w:tc>
          <w:tcPr>
            <w:tcW w:w="0" w:type="auto"/>
          </w:tcPr>
          <w:p w14:paraId="54CDA9E4" w14:textId="77777777" w:rsidR="00DA5D38" w:rsidRPr="00013BB9" w:rsidRDefault="00F544BF" w:rsidP="009A23FC">
            <w:pPr>
              <w:pStyle w:val="Compact"/>
              <w:rPr>
                <w:rFonts w:asciiTheme="majorHAnsi" w:hAnsiTheme="majorHAnsi" w:cstheme="majorHAnsi"/>
                <w:sz w:val="22"/>
              </w:rPr>
            </w:pPr>
            <w:r w:rsidRPr="00013BB9">
              <w:rPr>
                <w:rFonts w:asciiTheme="majorHAnsi" w:hAnsiTheme="majorHAnsi" w:cstheme="majorHAnsi"/>
                <w:sz w:val="22"/>
              </w:rPr>
              <w:t>Both</w:t>
            </w:r>
          </w:p>
        </w:tc>
      </w:tr>
      <w:tr w:rsidR="00F544BF" w:rsidRPr="00013BB9" w14:paraId="672AD4A1" w14:textId="77777777" w:rsidTr="00F544BF">
        <w:tc>
          <w:tcPr>
            <w:tcW w:w="0" w:type="auto"/>
          </w:tcPr>
          <w:p w14:paraId="77C9BA06"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O2</w:t>
            </w:r>
          </w:p>
        </w:tc>
        <w:tc>
          <w:tcPr>
            <w:tcW w:w="0" w:type="auto"/>
          </w:tcPr>
          <w:p w14:paraId="10F26BF2"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Online Bayesian gait state tracking</w:t>
            </w:r>
          </w:p>
        </w:tc>
        <w:tc>
          <w:tcPr>
            <w:tcW w:w="416" w:type="pct"/>
          </w:tcPr>
          <w:p w14:paraId="3F23EED1" w14:textId="77777777" w:rsidR="00DA5D38" w:rsidRPr="00013BB9" w:rsidRDefault="00DA5D38" w:rsidP="009A23FC">
            <w:pPr>
              <w:pStyle w:val="Compact"/>
              <w:rPr>
                <w:rFonts w:asciiTheme="majorHAnsi" w:hAnsiTheme="majorHAnsi" w:cstheme="majorHAnsi"/>
                <w:sz w:val="22"/>
              </w:rPr>
            </w:pPr>
          </w:p>
        </w:tc>
        <w:tc>
          <w:tcPr>
            <w:tcW w:w="416" w:type="pct"/>
          </w:tcPr>
          <w:p w14:paraId="608DA1D7"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34868DBF" w14:textId="77777777" w:rsidR="00DA5D38" w:rsidRPr="00013BB9" w:rsidRDefault="00DA5D38" w:rsidP="009A23FC">
            <w:pPr>
              <w:pStyle w:val="Compact"/>
              <w:rPr>
                <w:rFonts w:asciiTheme="majorHAnsi" w:hAnsiTheme="majorHAnsi" w:cstheme="majorHAnsi"/>
                <w:sz w:val="22"/>
              </w:rPr>
            </w:pPr>
          </w:p>
        </w:tc>
        <w:tc>
          <w:tcPr>
            <w:tcW w:w="0" w:type="auto"/>
          </w:tcPr>
          <w:p w14:paraId="28F8ADA8"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Both</w:t>
            </w:r>
          </w:p>
        </w:tc>
      </w:tr>
      <w:tr w:rsidR="00F544BF" w:rsidRPr="00013BB9" w14:paraId="3D7BE09A" w14:textId="77777777" w:rsidTr="00F544BF">
        <w:tc>
          <w:tcPr>
            <w:tcW w:w="0" w:type="auto"/>
          </w:tcPr>
          <w:p w14:paraId="712C1314"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lastRenderedPageBreak/>
              <w:t>O3</w:t>
            </w:r>
          </w:p>
        </w:tc>
        <w:tc>
          <w:tcPr>
            <w:tcW w:w="0" w:type="auto"/>
          </w:tcPr>
          <w:p w14:paraId="42E4EA5D"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NvGRF estimation from plantar sensors</w:t>
            </w:r>
          </w:p>
        </w:tc>
        <w:tc>
          <w:tcPr>
            <w:tcW w:w="416" w:type="pct"/>
          </w:tcPr>
          <w:p w14:paraId="62FFD49D"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416" w:type="pct"/>
          </w:tcPr>
          <w:p w14:paraId="0B8C7B48" w14:textId="77777777" w:rsidR="00DA5D38" w:rsidRPr="00013BB9" w:rsidRDefault="00DA5D38" w:rsidP="009A23FC">
            <w:pPr>
              <w:pStyle w:val="Compact"/>
              <w:rPr>
                <w:rFonts w:asciiTheme="majorHAnsi" w:hAnsiTheme="majorHAnsi" w:cstheme="majorHAnsi"/>
                <w:sz w:val="22"/>
              </w:rPr>
            </w:pPr>
          </w:p>
        </w:tc>
        <w:tc>
          <w:tcPr>
            <w:tcW w:w="0" w:type="auto"/>
          </w:tcPr>
          <w:p w14:paraId="27623061" w14:textId="77777777" w:rsidR="00DA5D38" w:rsidRPr="00013BB9" w:rsidRDefault="00DA5D38" w:rsidP="009A23FC">
            <w:pPr>
              <w:pStyle w:val="Compact"/>
              <w:rPr>
                <w:rFonts w:asciiTheme="majorHAnsi" w:hAnsiTheme="majorHAnsi" w:cstheme="majorHAnsi"/>
                <w:sz w:val="22"/>
              </w:rPr>
            </w:pPr>
          </w:p>
        </w:tc>
        <w:tc>
          <w:tcPr>
            <w:tcW w:w="0" w:type="auto"/>
          </w:tcPr>
          <w:p w14:paraId="7CE6CE0E"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French team</w:t>
            </w:r>
          </w:p>
        </w:tc>
      </w:tr>
      <w:tr w:rsidR="00F544BF" w:rsidRPr="00013BB9" w14:paraId="2606FFB4" w14:textId="77777777" w:rsidTr="00F544BF">
        <w:tc>
          <w:tcPr>
            <w:tcW w:w="0" w:type="auto"/>
          </w:tcPr>
          <w:p w14:paraId="546454FA"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O3</w:t>
            </w:r>
          </w:p>
        </w:tc>
        <w:tc>
          <w:tcPr>
            <w:tcW w:w="0" w:type="auto"/>
          </w:tcPr>
          <w:p w14:paraId="281CDD47"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Optimal Transport domain adaptation</w:t>
            </w:r>
          </w:p>
        </w:tc>
        <w:tc>
          <w:tcPr>
            <w:tcW w:w="416" w:type="pct"/>
          </w:tcPr>
          <w:p w14:paraId="7661BA31" w14:textId="77777777" w:rsidR="00DA5D38" w:rsidRPr="00013BB9" w:rsidRDefault="00DA5D38" w:rsidP="009A23FC">
            <w:pPr>
              <w:pStyle w:val="Compact"/>
              <w:rPr>
                <w:rFonts w:asciiTheme="majorHAnsi" w:hAnsiTheme="majorHAnsi" w:cstheme="majorHAnsi"/>
                <w:sz w:val="22"/>
              </w:rPr>
            </w:pPr>
          </w:p>
        </w:tc>
        <w:tc>
          <w:tcPr>
            <w:tcW w:w="416" w:type="pct"/>
          </w:tcPr>
          <w:p w14:paraId="1E30DBFE"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53747238" w14:textId="77777777" w:rsidR="00DA5D38" w:rsidRPr="00013BB9" w:rsidRDefault="00DA5D38" w:rsidP="009A23FC">
            <w:pPr>
              <w:pStyle w:val="Compact"/>
              <w:rPr>
                <w:rFonts w:asciiTheme="majorHAnsi" w:hAnsiTheme="majorHAnsi" w:cstheme="majorHAnsi"/>
                <w:sz w:val="22"/>
              </w:rPr>
            </w:pPr>
          </w:p>
        </w:tc>
        <w:tc>
          <w:tcPr>
            <w:tcW w:w="0" w:type="auto"/>
          </w:tcPr>
          <w:p w14:paraId="354EAB1B"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Both (Indian lead)</w:t>
            </w:r>
          </w:p>
        </w:tc>
      </w:tr>
      <w:tr w:rsidR="00F544BF" w:rsidRPr="00013BB9" w14:paraId="38890B78" w14:textId="77777777" w:rsidTr="00F544BF">
        <w:tc>
          <w:tcPr>
            <w:tcW w:w="0" w:type="auto"/>
          </w:tcPr>
          <w:p w14:paraId="758C6E82"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O3</w:t>
            </w:r>
          </w:p>
        </w:tc>
        <w:tc>
          <w:tcPr>
            <w:tcW w:w="0" w:type="auto"/>
          </w:tcPr>
          <w:p w14:paraId="2778746E"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Wasserstein barycenter trajectory synthesis</w:t>
            </w:r>
          </w:p>
        </w:tc>
        <w:tc>
          <w:tcPr>
            <w:tcW w:w="416" w:type="pct"/>
          </w:tcPr>
          <w:p w14:paraId="53175589" w14:textId="77777777" w:rsidR="00DA5D38" w:rsidRPr="00013BB9" w:rsidRDefault="00DA5D38" w:rsidP="009A23FC">
            <w:pPr>
              <w:pStyle w:val="Compact"/>
              <w:rPr>
                <w:rFonts w:asciiTheme="majorHAnsi" w:hAnsiTheme="majorHAnsi" w:cstheme="majorHAnsi"/>
                <w:sz w:val="22"/>
              </w:rPr>
            </w:pPr>
          </w:p>
        </w:tc>
        <w:tc>
          <w:tcPr>
            <w:tcW w:w="416" w:type="pct"/>
          </w:tcPr>
          <w:p w14:paraId="41393DBD"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4C0254C0" w14:textId="77777777" w:rsidR="00DA5D38" w:rsidRPr="00013BB9" w:rsidRDefault="00DA5D38" w:rsidP="009A23FC">
            <w:pPr>
              <w:pStyle w:val="Compact"/>
              <w:rPr>
                <w:rFonts w:asciiTheme="majorHAnsi" w:hAnsiTheme="majorHAnsi" w:cstheme="majorHAnsi"/>
                <w:sz w:val="22"/>
              </w:rPr>
            </w:pPr>
          </w:p>
        </w:tc>
        <w:tc>
          <w:tcPr>
            <w:tcW w:w="0" w:type="auto"/>
          </w:tcPr>
          <w:p w14:paraId="107A2278"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Both</w:t>
            </w:r>
          </w:p>
        </w:tc>
      </w:tr>
      <w:tr w:rsidR="00F544BF" w:rsidRPr="00013BB9" w14:paraId="1A90EECB" w14:textId="77777777" w:rsidTr="00F544BF">
        <w:tc>
          <w:tcPr>
            <w:tcW w:w="0" w:type="auto"/>
          </w:tcPr>
          <w:p w14:paraId="7C89C512"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O3</w:t>
            </w:r>
          </w:p>
        </w:tc>
        <w:tc>
          <w:tcPr>
            <w:tcW w:w="0" w:type="auto"/>
          </w:tcPr>
          <w:p w14:paraId="4C5A3282"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Concept drift detection and re-adaptation</w:t>
            </w:r>
          </w:p>
        </w:tc>
        <w:tc>
          <w:tcPr>
            <w:tcW w:w="416" w:type="pct"/>
          </w:tcPr>
          <w:p w14:paraId="3B507F84" w14:textId="77777777" w:rsidR="00DA5D38" w:rsidRPr="00013BB9" w:rsidRDefault="00DA5D38" w:rsidP="009A23FC">
            <w:pPr>
              <w:pStyle w:val="Compact"/>
              <w:rPr>
                <w:rFonts w:asciiTheme="majorHAnsi" w:hAnsiTheme="majorHAnsi" w:cstheme="majorHAnsi"/>
                <w:sz w:val="22"/>
              </w:rPr>
            </w:pPr>
          </w:p>
        </w:tc>
        <w:tc>
          <w:tcPr>
            <w:tcW w:w="416" w:type="pct"/>
          </w:tcPr>
          <w:p w14:paraId="1A38C013" w14:textId="77777777" w:rsidR="00DA5D38" w:rsidRPr="00013BB9" w:rsidRDefault="00DA5D38" w:rsidP="009A23FC">
            <w:pPr>
              <w:pStyle w:val="Compact"/>
              <w:rPr>
                <w:rFonts w:asciiTheme="majorHAnsi" w:hAnsiTheme="majorHAnsi" w:cstheme="majorHAnsi"/>
                <w:sz w:val="22"/>
              </w:rPr>
            </w:pPr>
          </w:p>
        </w:tc>
        <w:tc>
          <w:tcPr>
            <w:tcW w:w="0" w:type="auto"/>
          </w:tcPr>
          <w:p w14:paraId="0E2D5992"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7CD1E025"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Both</w:t>
            </w:r>
          </w:p>
        </w:tc>
      </w:tr>
      <w:tr w:rsidR="00F544BF" w:rsidRPr="00013BB9" w14:paraId="4D7017D2" w14:textId="77777777" w:rsidTr="00F544BF">
        <w:tc>
          <w:tcPr>
            <w:tcW w:w="0" w:type="auto"/>
          </w:tcPr>
          <w:p w14:paraId="4525A542"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O4</w:t>
            </w:r>
          </w:p>
        </w:tc>
        <w:tc>
          <w:tcPr>
            <w:tcW w:w="0" w:type="auto"/>
          </w:tcPr>
          <w:p w14:paraId="5041A1B4"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ESO design and simulation validation</w:t>
            </w:r>
          </w:p>
        </w:tc>
        <w:tc>
          <w:tcPr>
            <w:tcW w:w="416" w:type="pct"/>
          </w:tcPr>
          <w:p w14:paraId="00E5503C"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416" w:type="pct"/>
          </w:tcPr>
          <w:p w14:paraId="7843B91A" w14:textId="77777777" w:rsidR="00DA5D38" w:rsidRPr="00013BB9" w:rsidRDefault="00DA5D38" w:rsidP="009A23FC">
            <w:pPr>
              <w:pStyle w:val="Compact"/>
              <w:rPr>
                <w:rFonts w:asciiTheme="majorHAnsi" w:hAnsiTheme="majorHAnsi" w:cstheme="majorHAnsi"/>
                <w:sz w:val="22"/>
              </w:rPr>
            </w:pPr>
          </w:p>
        </w:tc>
        <w:tc>
          <w:tcPr>
            <w:tcW w:w="0" w:type="auto"/>
          </w:tcPr>
          <w:p w14:paraId="59211A33" w14:textId="77777777" w:rsidR="00DA5D38" w:rsidRPr="00013BB9" w:rsidRDefault="00DA5D38" w:rsidP="009A23FC">
            <w:pPr>
              <w:pStyle w:val="Compact"/>
              <w:rPr>
                <w:rFonts w:asciiTheme="majorHAnsi" w:hAnsiTheme="majorHAnsi" w:cstheme="majorHAnsi"/>
                <w:sz w:val="22"/>
              </w:rPr>
            </w:pPr>
          </w:p>
        </w:tc>
        <w:tc>
          <w:tcPr>
            <w:tcW w:w="0" w:type="auto"/>
          </w:tcPr>
          <w:p w14:paraId="65F6F05D"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French team</w:t>
            </w:r>
          </w:p>
        </w:tc>
      </w:tr>
      <w:tr w:rsidR="00F544BF" w:rsidRPr="00013BB9" w14:paraId="5BD53F8A" w14:textId="77777777" w:rsidTr="00F544BF">
        <w:tc>
          <w:tcPr>
            <w:tcW w:w="0" w:type="auto"/>
          </w:tcPr>
          <w:p w14:paraId="604EACAD"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O4</w:t>
            </w:r>
          </w:p>
        </w:tc>
        <w:tc>
          <w:tcPr>
            <w:tcW w:w="0" w:type="auto"/>
          </w:tcPr>
          <w:p w14:paraId="45435D70"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σ-AADRC control law derivation and proof</w:t>
            </w:r>
          </w:p>
        </w:tc>
        <w:tc>
          <w:tcPr>
            <w:tcW w:w="416" w:type="pct"/>
          </w:tcPr>
          <w:p w14:paraId="44645D71" w14:textId="77777777" w:rsidR="00DA5D38" w:rsidRPr="00013BB9" w:rsidRDefault="00DA5D38" w:rsidP="009A23FC">
            <w:pPr>
              <w:pStyle w:val="Compact"/>
              <w:rPr>
                <w:rFonts w:asciiTheme="majorHAnsi" w:hAnsiTheme="majorHAnsi" w:cstheme="majorHAnsi"/>
                <w:sz w:val="22"/>
              </w:rPr>
            </w:pPr>
          </w:p>
        </w:tc>
        <w:tc>
          <w:tcPr>
            <w:tcW w:w="416" w:type="pct"/>
          </w:tcPr>
          <w:p w14:paraId="59618407"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0D12E16E" w14:textId="77777777" w:rsidR="00DA5D38" w:rsidRPr="00013BB9" w:rsidRDefault="00DA5D38" w:rsidP="009A23FC">
            <w:pPr>
              <w:pStyle w:val="Compact"/>
              <w:rPr>
                <w:rFonts w:asciiTheme="majorHAnsi" w:hAnsiTheme="majorHAnsi" w:cstheme="majorHAnsi"/>
                <w:sz w:val="22"/>
              </w:rPr>
            </w:pPr>
          </w:p>
        </w:tc>
        <w:tc>
          <w:tcPr>
            <w:tcW w:w="0" w:type="auto"/>
          </w:tcPr>
          <w:p w14:paraId="285EE71E"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Both</w:t>
            </w:r>
          </w:p>
        </w:tc>
      </w:tr>
      <w:tr w:rsidR="00F544BF" w:rsidRPr="00013BB9" w14:paraId="6A685237" w14:textId="77777777" w:rsidTr="00F544BF">
        <w:tc>
          <w:tcPr>
            <w:tcW w:w="0" w:type="auto"/>
          </w:tcPr>
          <w:p w14:paraId="1EF38294"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O4</w:t>
            </w:r>
          </w:p>
        </w:tc>
        <w:tc>
          <w:tcPr>
            <w:tcW w:w="0" w:type="auto"/>
          </w:tcPr>
          <w:p w14:paraId="7EE51B63"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Metaheuristic online parameter tuning (DE</w:t>
            </w:r>
            <w:r w:rsidR="00F544BF" w:rsidRPr="00013BB9">
              <w:rPr>
                <w:rFonts w:asciiTheme="majorHAnsi" w:hAnsiTheme="majorHAnsi" w:cstheme="majorHAnsi"/>
                <w:sz w:val="22"/>
              </w:rPr>
              <w:t>, PSO, GA</w:t>
            </w:r>
            <w:r w:rsidRPr="00013BB9">
              <w:rPr>
                <w:rFonts w:asciiTheme="majorHAnsi" w:hAnsiTheme="majorHAnsi" w:cstheme="majorHAnsi"/>
                <w:sz w:val="22"/>
              </w:rPr>
              <w:t>)</w:t>
            </w:r>
          </w:p>
        </w:tc>
        <w:tc>
          <w:tcPr>
            <w:tcW w:w="416" w:type="pct"/>
          </w:tcPr>
          <w:p w14:paraId="3658AAF0" w14:textId="77777777" w:rsidR="00DA5D38" w:rsidRPr="00013BB9" w:rsidRDefault="00DA5D38" w:rsidP="009A23FC">
            <w:pPr>
              <w:pStyle w:val="Compact"/>
              <w:rPr>
                <w:rFonts w:asciiTheme="majorHAnsi" w:hAnsiTheme="majorHAnsi" w:cstheme="majorHAnsi"/>
                <w:sz w:val="22"/>
              </w:rPr>
            </w:pPr>
          </w:p>
        </w:tc>
        <w:tc>
          <w:tcPr>
            <w:tcW w:w="416" w:type="pct"/>
          </w:tcPr>
          <w:p w14:paraId="02A28A57"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30A1D438" w14:textId="77777777" w:rsidR="00DA5D38" w:rsidRPr="00013BB9" w:rsidRDefault="00DA5D38" w:rsidP="009A23FC">
            <w:pPr>
              <w:pStyle w:val="Compact"/>
              <w:rPr>
                <w:rFonts w:asciiTheme="majorHAnsi" w:hAnsiTheme="majorHAnsi" w:cstheme="majorHAnsi"/>
                <w:sz w:val="22"/>
              </w:rPr>
            </w:pPr>
          </w:p>
        </w:tc>
        <w:tc>
          <w:tcPr>
            <w:tcW w:w="0" w:type="auto"/>
          </w:tcPr>
          <w:p w14:paraId="4B572D0E"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Indian team</w:t>
            </w:r>
          </w:p>
        </w:tc>
      </w:tr>
      <w:tr w:rsidR="00F544BF" w:rsidRPr="00013BB9" w14:paraId="50914863" w14:textId="77777777" w:rsidTr="00F544BF">
        <w:tc>
          <w:tcPr>
            <w:tcW w:w="0" w:type="auto"/>
          </w:tcPr>
          <w:p w14:paraId="3F2709E8"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O5</w:t>
            </w:r>
          </w:p>
        </w:tc>
        <w:tc>
          <w:tcPr>
            <w:tcW w:w="0" w:type="auto"/>
          </w:tcPr>
          <w:p w14:paraId="57B3E1C5"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Hardware integration on exoskeleton platform</w:t>
            </w:r>
          </w:p>
        </w:tc>
        <w:tc>
          <w:tcPr>
            <w:tcW w:w="416" w:type="pct"/>
          </w:tcPr>
          <w:p w14:paraId="2AE93043" w14:textId="77777777" w:rsidR="00DA5D38" w:rsidRPr="00013BB9" w:rsidRDefault="00DA5D38" w:rsidP="009A23FC">
            <w:pPr>
              <w:pStyle w:val="Compact"/>
              <w:rPr>
                <w:rFonts w:asciiTheme="majorHAnsi" w:hAnsiTheme="majorHAnsi" w:cstheme="majorHAnsi"/>
                <w:sz w:val="22"/>
              </w:rPr>
            </w:pPr>
          </w:p>
        </w:tc>
        <w:tc>
          <w:tcPr>
            <w:tcW w:w="416" w:type="pct"/>
          </w:tcPr>
          <w:p w14:paraId="4EED512E"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01503F8F"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7EA30F5C"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French team</w:t>
            </w:r>
          </w:p>
        </w:tc>
      </w:tr>
      <w:tr w:rsidR="00F544BF" w:rsidRPr="00013BB9" w14:paraId="4AA82B3E" w14:textId="77777777" w:rsidTr="00F544BF">
        <w:tc>
          <w:tcPr>
            <w:tcW w:w="0" w:type="auto"/>
          </w:tcPr>
          <w:p w14:paraId="7092EF07"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O5</w:t>
            </w:r>
          </w:p>
        </w:tc>
        <w:tc>
          <w:tcPr>
            <w:tcW w:w="0" w:type="auto"/>
          </w:tcPr>
          <w:p w14:paraId="4FE8E36B"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Healthy subject validation experiments</w:t>
            </w:r>
          </w:p>
        </w:tc>
        <w:tc>
          <w:tcPr>
            <w:tcW w:w="416" w:type="pct"/>
          </w:tcPr>
          <w:p w14:paraId="34694DB9" w14:textId="77777777" w:rsidR="00DA5D38" w:rsidRPr="00013BB9" w:rsidRDefault="00DA5D38" w:rsidP="009A23FC">
            <w:pPr>
              <w:pStyle w:val="Compact"/>
              <w:rPr>
                <w:rFonts w:asciiTheme="majorHAnsi" w:hAnsiTheme="majorHAnsi" w:cstheme="majorHAnsi"/>
                <w:sz w:val="22"/>
              </w:rPr>
            </w:pPr>
          </w:p>
        </w:tc>
        <w:tc>
          <w:tcPr>
            <w:tcW w:w="416" w:type="pct"/>
          </w:tcPr>
          <w:p w14:paraId="46D7817B"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548F2C44" w14:textId="77777777" w:rsidR="00DA5D38" w:rsidRPr="00013BB9" w:rsidRDefault="00DA5D38" w:rsidP="009A23FC">
            <w:pPr>
              <w:pStyle w:val="Compact"/>
              <w:rPr>
                <w:rFonts w:asciiTheme="majorHAnsi" w:hAnsiTheme="majorHAnsi" w:cstheme="majorHAnsi"/>
                <w:sz w:val="22"/>
              </w:rPr>
            </w:pPr>
          </w:p>
        </w:tc>
        <w:tc>
          <w:tcPr>
            <w:tcW w:w="0" w:type="auto"/>
          </w:tcPr>
          <w:p w14:paraId="13A20BB7"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French team</w:t>
            </w:r>
          </w:p>
        </w:tc>
      </w:tr>
      <w:tr w:rsidR="00F544BF" w:rsidRPr="00013BB9" w14:paraId="28D319E5" w14:textId="77777777" w:rsidTr="00F544BF">
        <w:tc>
          <w:tcPr>
            <w:tcW w:w="0" w:type="auto"/>
          </w:tcPr>
          <w:p w14:paraId="308FD978"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O5</w:t>
            </w:r>
          </w:p>
        </w:tc>
        <w:tc>
          <w:tcPr>
            <w:tcW w:w="0" w:type="auto"/>
          </w:tcPr>
          <w:p w14:paraId="1996924F"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Clinical validation (elderly, post-stroke)</w:t>
            </w:r>
          </w:p>
        </w:tc>
        <w:tc>
          <w:tcPr>
            <w:tcW w:w="416" w:type="pct"/>
          </w:tcPr>
          <w:p w14:paraId="40779FA4" w14:textId="77777777" w:rsidR="00DA5D38" w:rsidRPr="00013BB9" w:rsidRDefault="00DA5D38" w:rsidP="009A23FC">
            <w:pPr>
              <w:pStyle w:val="Compact"/>
              <w:rPr>
                <w:rFonts w:asciiTheme="majorHAnsi" w:hAnsiTheme="majorHAnsi" w:cstheme="majorHAnsi"/>
                <w:sz w:val="22"/>
              </w:rPr>
            </w:pPr>
          </w:p>
        </w:tc>
        <w:tc>
          <w:tcPr>
            <w:tcW w:w="416" w:type="pct"/>
          </w:tcPr>
          <w:p w14:paraId="4834203C" w14:textId="77777777" w:rsidR="00DA5D38" w:rsidRPr="00013BB9" w:rsidRDefault="00DA5D38" w:rsidP="009A23FC">
            <w:pPr>
              <w:pStyle w:val="Compact"/>
              <w:rPr>
                <w:rFonts w:asciiTheme="majorHAnsi" w:hAnsiTheme="majorHAnsi" w:cstheme="majorHAnsi"/>
                <w:sz w:val="22"/>
              </w:rPr>
            </w:pPr>
          </w:p>
        </w:tc>
        <w:tc>
          <w:tcPr>
            <w:tcW w:w="0" w:type="auto"/>
          </w:tcPr>
          <w:p w14:paraId="12C5667B"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39F93781"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French team</w:t>
            </w:r>
          </w:p>
        </w:tc>
      </w:tr>
      <w:tr w:rsidR="00F544BF" w:rsidRPr="00013BB9" w14:paraId="2D359E66" w14:textId="77777777" w:rsidTr="00F544BF">
        <w:tc>
          <w:tcPr>
            <w:tcW w:w="0" w:type="auto"/>
          </w:tcPr>
          <w:p w14:paraId="45952B5A"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O5</w:t>
            </w:r>
          </w:p>
        </w:tc>
        <w:tc>
          <w:tcPr>
            <w:tcW w:w="0" w:type="auto"/>
          </w:tcPr>
          <w:p w14:paraId="06ACE847"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Dataset curation and open release</w:t>
            </w:r>
          </w:p>
        </w:tc>
        <w:tc>
          <w:tcPr>
            <w:tcW w:w="416" w:type="pct"/>
          </w:tcPr>
          <w:p w14:paraId="32579155" w14:textId="77777777" w:rsidR="00DA5D38" w:rsidRPr="00013BB9" w:rsidRDefault="00DA5D38" w:rsidP="009A23FC">
            <w:pPr>
              <w:pStyle w:val="Compact"/>
              <w:rPr>
                <w:rFonts w:asciiTheme="majorHAnsi" w:hAnsiTheme="majorHAnsi" w:cstheme="majorHAnsi"/>
                <w:sz w:val="22"/>
              </w:rPr>
            </w:pPr>
          </w:p>
        </w:tc>
        <w:tc>
          <w:tcPr>
            <w:tcW w:w="416" w:type="pct"/>
          </w:tcPr>
          <w:p w14:paraId="646F43CA" w14:textId="77777777" w:rsidR="00DA5D38" w:rsidRPr="00013BB9" w:rsidRDefault="00DA5D38" w:rsidP="009A23FC">
            <w:pPr>
              <w:pStyle w:val="Compact"/>
              <w:rPr>
                <w:rFonts w:asciiTheme="majorHAnsi" w:hAnsiTheme="majorHAnsi" w:cstheme="majorHAnsi"/>
                <w:sz w:val="22"/>
              </w:rPr>
            </w:pPr>
          </w:p>
        </w:tc>
        <w:tc>
          <w:tcPr>
            <w:tcW w:w="0" w:type="auto"/>
          </w:tcPr>
          <w:p w14:paraId="1B889B64"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62BDFA3B"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Both</w:t>
            </w:r>
          </w:p>
        </w:tc>
      </w:tr>
      <w:tr w:rsidR="00F544BF" w:rsidRPr="00013BB9" w14:paraId="16A1E9AF" w14:textId="77777777" w:rsidTr="00F544BF">
        <w:tc>
          <w:tcPr>
            <w:tcW w:w="0" w:type="auto"/>
          </w:tcPr>
          <w:p w14:paraId="7D0A7748"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w:t>
            </w:r>
          </w:p>
        </w:tc>
        <w:tc>
          <w:tcPr>
            <w:tcW w:w="0" w:type="auto"/>
          </w:tcPr>
          <w:p w14:paraId="158F0942"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Publications and dissemination</w:t>
            </w:r>
          </w:p>
        </w:tc>
        <w:tc>
          <w:tcPr>
            <w:tcW w:w="416" w:type="pct"/>
          </w:tcPr>
          <w:p w14:paraId="2B62E572"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416" w:type="pct"/>
          </w:tcPr>
          <w:p w14:paraId="0C09104C"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52C2EAD5"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1AB7C233"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Both</w:t>
            </w:r>
          </w:p>
        </w:tc>
      </w:tr>
    </w:tbl>
    <w:p w14:paraId="5C8E992B" w14:textId="77777777" w:rsidR="00DA5D38" w:rsidRPr="00013BB9" w:rsidRDefault="009A23FC">
      <w:pPr>
        <w:rPr>
          <w:rFonts w:asciiTheme="majorHAnsi" w:hAnsiTheme="majorHAnsi" w:cstheme="majorHAnsi"/>
        </w:rPr>
      </w:pPr>
      <w:r w:rsidRPr="00013BB9">
        <w:rPr>
          <w:rFonts w:asciiTheme="majorHAnsi" w:hAnsiTheme="majorHAnsi" w:cstheme="majorHAnsi"/>
        </w:rPr>
        <w:br w:type="textWrapping" w:clear="all"/>
      </w:r>
    </w:p>
    <w:p w14:paraId="6596E21B" w14:textId="77777777" w:rsidR="00DA5D38" w:rsidRPr="00013BB9" w:rsidRDefault="009A23FC">
      <w:pPr>
        <w:pStyle w:val="Heading2"/>
        <w:rPr>
          <w:rFonts w:cstheme="majorHAnsi"/>
          <w:color w:val="auto"/>
        </w:rPr>
      </w:pPr>
      <w:bookmarkStart w:id="89" w:name="system-integration"/>
      <w:bookmarkEnd w:id="38"/>
      <w:bookmarkEnd w:id="88"/>
      <w:r w:rsidRPr="00013BB9">
        <w:rPr>
          <w:rFonts w:cstheme="majorHAnsi"/>
          <w:color w:val="auto"/>
        </w:rPr>
        <w:t>10. System Integration</w:t>
      </w:r>
    </w:p>
    <w:p w14:paraId="686D1DB1" w14:textId="77777777" w:rsidR="00DA5D38" w:rsidRPr="00013BB9" w:rsidRDefault="009A23FC">
      <w:pPr>
        <w:pStyle w:val="Heading3"/>
        <w:rPr>
          <w:rFonts w:cstheme="majorHAnsi"/>
          <w:color w:val="auto"/>
        </w:rPr>
      </w:pPr>
      <w:bookmarkStart w:id="90" w:name="closed-loop-architecture"/>
      <w:r w:rsidRPr="00013BB9">
        <w:rPr>
          <w:rFonts w:cstheme="majorHAnsi"/>
          <w:color w:val="auto"/>
        </w:rPr>
        <w:t>10.1 Closed-Loop Architecture</w:t>
      </w:r>
    </w:p>
    <w:p w14:paraId="3D19011E"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The three levels of the MLO framework are integrated into a hierarchical real-time control architecture with the following timing structure: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84"/>
        <w:gridCol w:w="1486"/>
        <w:gridCol w:w="1777"/>
        <w:gridCol w:w="3503"/>
      </w:tblGrid>
      <w:tr w:rsidR="00013BB9" w:rsidRPr="00013BB9" w14:paraId="566055D7" w14:textId="77777777" w:rsidTr="009A23FC">
        <w:trPr>
          <w:cnfStyle w:val="100000000000" w:firstRow="1" w:lastRow="0" w:firstColumn="0" w:lastColumn="0" w:oddVBand="0" w:evenVBand="0" w:oddHBand="0" w:evenHBand="0" w:firstRowFirstColumn="0" w:firstRowLastColumn="0" w:lastRowFirstColumn="0" w:lastRowLastColumn="0"/>
          <w:tblHeader/>
        </w:trPr>
        <w:tc>
          <w:tcPr>
            <w:tcW w:w="0" w:type="auto"/>
          </w:tcPr>
          <w:p w14:paraId="034CB25F"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Level</w:t>
            </w:r>
          </w:p>
        </w:tc>
        <w:tc>
          <w:tcPr>
            <w:tcW w:w="0" w:type="auto"/>
          </w:tcPr>
          <w:p w14:paraId="30638B27"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Update Rate</w:t>
            </w:r>
          </w:p>
        </w:tc>
        <w:tc>
          <w:tcPr>
            <w:tcW w:w="0" w:type="auto"/>
          </w:tcPr>
          <w:p w14:paraId="75DE2A30"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Latency Budget</w:t>
            </w:r>
          </w:p>
        </w:tc>
        <w:tc>
          <w:tcPr>
            <w:tcW w:w="0" w:type="auto"/>
          </w:tcPr>
          <w:p w14:paraId="67056E2B"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Computing Hardware</w:t>
            </w:r>
          </w:p>
        </w:tc>
      </w:tr>
      <w:tr w:rsidR="00013BB9" w:rsidRPr="00013BB9" w14:paraId="65664DCC" w14:textId="77777777" w:rsidTr="009A23FC">
        <w:tc>
          <w:tcPr>
            <w:tcW w:w="0" w:type="auto"/>
          </w:tcPr>
          <w:p w14:paraId="48C9FA5D"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High-Level (Perception)</w:t>
            </w:r>
          </w:p>
        </w:tc>
        <w:tc>
          <w:tcPr>
            <w:tcW w:w="0" w:type="auto"/>
          </w:tcPr>
          <w:p w14:paraId="079692C9"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50 Hz</w:t>
            </w:r>
          </w:p>
        </w:tc>
        <w:tc>
          <w:tcPr>
            <w:tcW w:w="0" w:type="auto"/>
          </w:tcPr>
          <w:p w14:paraId="3689EA0F"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≤20 ms</w:t>
            </w:r>
          </w:p>
        </w:tc>
        <w:tc>
          <w:tcPr>
            <w:tcW w:w="0" w:type="auto"/>
          </w:tcPr>
          <w:p w14:paraId="63E50E66"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Embedded GPU (Jetson Orin NX)</w:t>
            </w:r>
          </w:p>
        </w:tc>
      </w:tr>
      <w:tr w:rsidR="00013BB9" w:rsidRPr="00013BB9" w14:paraId="06DFB7E9" w14:textId="77777777" w:rsidTr="009A23FC">
        <w:tc>
          <w:tcPr>
            <w:tcW w:w="0" w:type="auto"/>
          </w:tcPr>
          <w:p w14:paraId="20C376C9"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Mid-Level (Trajectory)</w:t>
            </w:r>
          </w:p>
        </w:tc>
        <w:tc>
          <w:tcPr>
            <w:tcW w:w="0" w:type="auto"/>
          </w:tcPr>
          <w:p w14:paraId="05B0B12C"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100 Hz</w:t>
            </w:r>
          </w:p>
        </w:tc>
        <w:tc>
          <w:tcPr>
            <w:tcW w:w="0" w:type="auto"/>
          </w:tcPr>
          <w:p w14:paraId="6689A8A5"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≤10 ms</w:t>
            </w:r>
          </w:p>
        </w:tc>
        <w:tc>
          <w:tcPr>
            <w:tcW w:w="0" w:type="auto"/>
          </w:tcPr>
          <w:p w14:paraId="4A179C9B"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ARM Cortex-A73 (4-core)</w:t>
            </w:r>
          </w:p>
        </w:tc>
      </w:tr>
      <w:tr w:rsidR="00013BB9" w:rsidRPr="00013BB9" w14:paraId="2F80007B" w14:textId="77777777" w:rsidTr="009A23FC">
        <w:tc>
          <w:tcPr>
            <w:tcW w:w="0" w:type="auto"/>
          </w:tcPr>
          <w:p w14:paraId="4F9F11B4"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Low-Level (Control)</w:t>
            </w:r>
          </w:p>
        </w:tc>
        <w:tc>
          <w:tcPr>
            <w:tcW w:w="0" w:type="auto"/>
          </w:tcPr>
          <w:p w14:paraId="2476F8BD"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1000 Hz</w:t>
            </w:r>
          </w:p>
        </w:tc>
        <w:tc>
          <w:tcPr>
            <w:tcW w:w="0" w:type="auto"/>
          </w:tcPr>
          <w:p w14:paraId="0331360B"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≤1 ms</w:t>
            </w:r>
          </w:p>
        </w:tc>
        <w:tc>
          <w:tcPr>
            <w:tcW w:w="0" w:type="auto"/>
          </w:tcPr>
          <w:p w14:paraId="11F2ED23"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STM32H7 microcontroller</w:t>
            </w:r>
          </w:p>
        </w:tc>
      </w:tr>
    </w:tbl>
    <w:p w14:paraId="5C9F31F8" w14:textId="77777777" w:rsidR="00DA5D38" w:rsidRPr="00013BB9" w:rsidRDefault="009A23FC">
      <w:pPr>
        <w:pStyle w:val="BodyText"/>
        <w:rPr>
          <w:rFonts w:asciiTheme="majorHAnsi" w:hAnsiTheme="majorHAnsi" w:cstheme="majorHAnsi"/>
        </w:rPr>
      </w:pPr>
      <w:r w:rsidRPr="00013BB9">
        <w:rPr>
          <w:rFonts w:asciiTheme="majorHAnsi" w:hAnsiTheme="majorHAnsi" w:cstheme="majorHAnsi"/>
          <w:b/>
          <w:bCs/>
        </w:rPr>
        <w:t>Inter-Level Communication:</w:t>
      </w:r>
    </w:p>
    <w:p w14:paraId="624CD547"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 xml:space="preserve">The context vector </w:t>
      </w:r>
      <m:oMath>
        <m:r>
          <m:rPr>
            <m:sty m:val="b"/>
          </m:rPr>
          <w:rPr>
            <w:rFonts w:ascii="Cambria Math" w:hAnsi="Cambria Math" w:cstheme="majorHAnsi"/>
          </w:rPr>
          <m:t>c</m:t>
        </m:r>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d>
          <m:dPr>
            <m:begChr m:val="["/>
            <m:endChr m:val="]"/>
            <m:ctrlPr>
              <w:rPr>
                <w:rFonts w:ascii="Cambria Math" w:hAnsi="Cambria Math" w:cstheme="majorHAnsi"/>
              </w:rPr>
            </m:ctrlPr>
          </m:dPr>
          <m:e>
            <m:acc>
              <m:accPr>
                <m:ctrlPr>
                  <w:rPr>
                    <w:rFonts w:ascii="Cambria Math" w:hAnsi="Cambria Math" w:cstheme="majorHAnsi"/>
                  </w:rPr>
                </m:ctrlPr>
              </m:accPr>
              <m:e>
                <m:r>
                  <w:rPr>
                    <w:rFonts w:ascii="Cambria Math" w:hAnsi="Cambria Math" w:cstheme="majorHAnsi"/>
                  </w:rPr>
                  <m:t>p</m:t>
                </m:r>
              </m:e>
            </m:acc>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acc>
              <m:accPr>
                <m:ctrlPr>
                  <w:rPr>
                    <w:rFonts w:ascii="Cambria Math" w:hAnsi="Cambria Math" w:cstheme="majorHAnsi"/>
                  </w:rPr>
                </m:ctrlPr>
              </m:accPr>
              <m:e>
                <m:r>
                  <w:rPr>
                    <w:rFonts w:ascii="Cambria Math" w:hAnsi="Cambria Math" w:cstheme="majorHAnsi"/>
                  </w:rPr>
                  <m:t>ϕ</m:t>
                </m:r>
              </m:e>
            </m:acc>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bSup>
              <m:sSubSupPr>
                <m:ctrlPr>
                  <w:rPr>
                    <w:rFonts w:ascii="Cambria Math" w:hAnsi="Cambria Math" w:cstheme="majorHAnsi"/>
                  </w:rPr>
                </m:ctrlPr>
              </m:sSubSupPr>
              <m:e>
                <m:acc>
                  <m:accPr>
                    <m:ctrlPr>
                      <w:rPr>
                        <w:rFonts w:ascii="Cambria Math" w:hAnsi="Cambria Math" w:cstheme="majorHAnsi"/>
                      </w:rPr>
                    </m:ctrlPr>
                  </m:accPr>
                  <m:e>
                    <m:r>
                      <w:rPr>
                        <w:rFonts w:ascii="Cambria Math" w:hAnsi="Cambria Math" w:cstheme="majorHAnsi"/>
                      </w:rPr>
                      <m:t>σ</m:t>
                    </m:r>
                  </m:e>
                </m:acc>
              </m:e>
              <m:sub>
                <m:r>
                  <m:rPr>
                    <m:nor/>
                  </m:rPr>
                  <w:rPr>
                    <w:rFonts w:asciiTheme="majorHAnsi" w:hAnsiTheme="majorHAnsi" w:cstheme="majorHAnsi"/>
                  </w:rPr>
                  <m:t>gait</m:t>
                </m:r>
              </m:sub>
              <m:sup>
                <m:r>
                  <w:rPr>
                    <w:rFonts w:ascii="Cambria Math" w:hAnsi="Cambria Math" w:cstheme="majorHAnsi"/>
                  </w:rPr>
                  <m:t>2</m:t>
                </m:r>
              </m:sup>
            </m:sSubSup>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acc>
              <m:accPr>
                <m:ctrlPr>
                  <w:rPr>
                    <w:rFonts w:ascii="Cambria Math" w:hAnsi="Cambria Math" w:cstheme="majorHAnsi"/>
                  </w:rPr>
                </m:ctrlPr>
              </m:accPr>
              <m:e>
                <m:r>
                  <w:rPr>
                    <w:rFonts w:ascii="Cambria Math" w:hAnsi="Cambria Math" w:cstheme="majorHAnsi"/>
                  </w:rPr>
                  <m:t>e</m:t>
                </m:r>
              </m:e>
            </m:acc>
            <m:d>
              <m:dPr>
                <m:ctrlPr>
                  <w:rPr>
                    <w:rFonts w:ascii="Cambria Math" w:hAnsi="Cambria Math" w:cstheme="majorHAnsi"/>
                  </w:rPr>
                </m:ctrlPr>
              </m:dPr>
              <m:e>
                <m:r>
                  <w:rPr>
                    <w:rFonts w:ascii="Cambria Math" w:hAnsi="Cambria Math" w:cstheme="majorHAnsi"/>
                  </w:rPr>
                  <m:t>t</m:t>
                </m:r>
              </m:e>
            </m:d>
          </m:e>
        </m:d>
      </m:oMath>
      <w:r w:rsidRPr="00013BB9">
        <w:rPr>
          <w:rFonts w:asciiTheme="majorHAnsi" w:hAnsiTheme="majorHAnsi" w:cstheme="majorHAnsi"/>
        </w:rPr>
        <w:t xml:space="preserve"> containing the gait phase posterior </w:t>
      </w:r>
      <m:oMath>
        <m:acc>
          <m:accPr>
            <m:ctrlPr>
              <w:rPr>
                <w:rFonts w:ascii="Cambria Math" w:hAnsi="Cambria Math" w:cstheme="majorHAnsi"/>
              </w:rPr>
            </m:ctrlPr>
          </m:accPr>
          <m:e>
            <m:r>
              <w:rPr>
                <w:rFonts w:ascii="Cambria Math" w:hAnsi="Cambria Math" w:cstheme="majorHAnsi"/>
              </w:rPr>
              <m:t>p</m:t>
            </m:r>
          </m:e>
        </m:acc>
      </m:oMath>
      <w:r w:rsidRPr="00013BB9">
        <w:rPr>
          <w:rFonts w:asciiTheme="majorHAnsi" w:hAnsiTheme="majorHAnsi" w:cstheme="majorHAnsi"/>
        </w:rPr>
        <w:t xml:space="preserve">, sub-phase timing </w:t>
      </w:r>
      <m:oMath>
        <m:acc>
          <m:accPr>
            <m:ctrlPr>
              <w:rPr>
                <w:rFonts w:ascii="Cambria Math" w:hAnsi="Cambria Math" w:cstheme="majorHAnsi"/>
              </w:rPr>
            </m:ctrlPr>
          </m:accPr>
          <m:e>
            <m:r>
              <w:rPr>
                <w:rFonts w:ascii="Cambria Math" w:hAnsi="Cambria Math" w:cstheme="majorHAnsi"/>
              </w:rPr>
              <m:t>ϕ</m:t>
            </m:r>
          </m:e>
        </m:acc>
      </m:oMath>
      <w:r w:rsidRPr="00013BB9">
        <w:rPr>
          <w:rFonts w:asciiTheme="majorHAnsi" w:hAnsiTheme="majorHAnsi" w:cstheme="majorHAnsi"/>
        </w:rPr>
        <w:t xml:space="preserve">, intra-subject variability estimate </w:t>
      </w:r>
      <m:oMath>
        <m:sSubSup>
          <m:sSubSupPr>
            <m:ctrlPr>
              <w:rPr>
                <w:rFonts w:ascii="Cambria Math" w:hAnsi="Cambria Math" w:cstheme="majorHAnsi"/>
              </w:rPr>
            </m:ctrlPr>
          </m:sSubSupPr>
          <m:e>
            <m:acc>
              <m:accPr>
                <m:ctrlPr>
                  <w:rPr>
                    <w:rFonts w:ascii="Cambria Math" w:hAnsi="Cambria Math" w:cstheme="majorHAnsi"/>
                  </w:rPr>
                </m:ctrlPr>
              </m:accPr>
              <m:e>
                <m:r>
                  <w:rPr>
                    <w:rFonts w:ascii="Cambria Math" w:hAnsi="Cambria Math" w:cstheme="majorHAnsi"/>
                  </w:rPr>
                  <m:t>σ</m:t>
                </m:r>
              </m:e>
            </m:acc>
          </m:e>
          <m:sub>
            <m:r>
              <m:rPr>
                <m:nor/>
              </m:rPr>
              <w:rPr>
                <w:rFonts w:asciiTheme="majorHAnsi" w:hAnsiTheme="majorHAnsi" w:cstheme="majorHAnsi"/>
              </w:rPr>
              <m:t>gait</m:t>
            </m:r>
          </m:sub>
          <m:sup>
            <m:r>
              <w:rPr>
                <w:rFonts w:ascii="Cambria Math" w:hAnsi="Cambria Math" w:cstheme="majorHAnsi"/>
              </w:rPr>
              <m:t>2</m:t>
            </m:r>
          </m:sup>
        </m:sSubSup>
      </m:oMath>
      <w:r w:rsidRPr="00013BB9">
        <w:rPr>
          <w:rFonts w:asciiTheme="majorHAnsi" w:hAnsiTheme="majorHAnsi" w:cstheme="majorHAnsi"/>
        </w:rPr>
        <w:t xml:space="preserve">, and fatigue indicator </w:t>
      </w:r>
      <m:oMath>
        <m:acc>
          <m:accPr>
            <m:ctrlPr>
              <w:rPr>
                <w:rFonts w:ascii="Cambria Math" w:hAnsi="Cambria Math" w:cstheme="majorHAnsi"/>
              </w:rPr>
            </m:ctrlPr>
          </m:accPr>
          <m:e>
            <m:r>
              <w:rPr>
                <w:rFonts w:ascii="Cambria Math" w:hAnsi="Cambria Math" w:cstheme="majorHAnsi"/>
              </w:rPr>
              <m:t>e</m:t>
            </m:r>
          </m:e>
        </m:acc>
      </m:oMath>
      <w:r w:rsidRPr="00013BB9">
        <w:rPr>
          <w:rFonts w:asciiTheme="majorHAnsi" w:hAnsiTheme="majorHAnsi" w:cstheme="majorHAnsi"/>
        </w:rPr>
        <w:t xml:space="preserve"> is published on a shared memory bus at 50 Hz and consumed by both the trajectory generator (mid-level) and the parameter adaptation law (low-level).</w:t>
      </w:r>
    </w:p>
    <w:p w14:paraId="389EEAFF"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 xml:space="preserve">The reference trajectory </w:t>
      </w:r>
      <m:oMath>
        <m:sSub>
          <m:sSubPr>
            <m:ctrlPr>
              <w:rPr>
                <w:rFonts w:ascii="Cambria Math" w:hAnsi="Cambria Math" w:cstheme="majorHAnsi"/>
              </w:rPr>
            </m:ctrlPr>
          </m:sSubPr>
          <m:e>
            <m:r>
              <m:rPr>
                <m:sty m:val="b"/>
              </m:rPr>
              <w:rPr>
                <w:rFonts w:ascii="Cambria Math" w:hAnsi="Cambria Math" w:cstheme="majorHAnsi"/>
              </w:rPr>
              <m:t>θ</m:t>
            </m:r>
          </m:e>
          <m:sub>
            <m:r>
              <m:rPr>
                <m:nor/>
              </m:rPr>
              <w:rPr>
                <w:rFonts w:asciiTheme="majorHAnsi" w:hAnsiTheme="majorHAnsi" w:cstheme="majorHAnsi"/>
              </w:rPr>
              <m:t>ref</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n</m:t>
            </m:r>
          </m:sup>
        </m:sSup>
      </m:oMath>
      <w:r w:rsidRPr="00013BB9">
        <w:rPr>
          <w:rFonts w:asciiTheme="majorHAnsi" w:hAnsiTheme="majorHAnsi" w:cstheme="majorHAnsi"/>
        </w:rPr>
        <w:t xml:space="preserve"> from the mid-level is published at 100 Hz and consumed by the low-level controller. Actuator feedback (joint angles </w:t>
      </w:r>
      <m:oMath>
        <m:r>
          <m:rPr>
            <m:sty m:val="b"/>
          </m:rPr>
          <w:rPr>
            <w:rFonts w:ascii="Cambria Math" w:hAnsi="Cambria Math" w:cstheme="majorHAnsi"/>
          </w:rPr>
          <m:t>q</m:t>
        </m:r>
        <m:d>
          <m:dPr>
            <m:ctrlPr>
              <w:rPr>
                <w:rFonts w:ascii="Cambria Math" w:hAnsi="Cambria Math" w:cstheme="majorHAnsi"/>
              </w:rPr>
            </m:ctrlPr>
          </m:dPr>
          <m:e>
            <m:r>
              <w:rPr>
                <w:rFonts w:ascii="Cambria Math" w:hAnsi="Cambria Math" w:cstheme="majorHAnsi"/>
              </w:rPr>
              <m:t>t</m:t>
            </m:r>
          </m:e>
        </m:d>
      </m:oMath>
      <w:r w:rsidRPr="00013BB9">
        <w:rPr>
          <w:rFonts w:asciiTheme="majorHAnsi" w:hAnsiTheme="majorHAnsi" w:cstheme="majorHAnsi"/>
        </w:rPr>
        <w:t xml:space="preserve">, torques </w:t>
      </w:r>
      <m:oMath>
        <m:r>
          <m:rPr>
            <m:sty m:val="b"/>
          </m:rPr>
          <w:rPr>
            <w:rFonts w:ascii="Cambria Math" w:hAnsi="Cambria Math" w:cstheme="majorHAnsi"/>
          </w:rPr>
          <m:t>τ</m:t>
        </m:r>
        <m:d>
          <m:dPr>
            <m:ctrlPr>
              <w:rPr>
                <w:rFonts w:ascii="Cambria Math" w:hAnsi="Cambria Math" w:cstheme="majorHAnsi"/>
              </w:rPr>
            </m:ctrlPr>
          </m:dPr>
          <m:e>
            <m:r>
              <w:rPr>
                <w:rFonts w:ascii="Cambria Math" w:hAnsi="Cambria Math" w:cstheme="majorHAnsi"/>
              </w:rPr>
              <m:t>t</m:t>
            </m:r>
          </m:e>
        </m:d>
      </m:oMath>
      <w:r w:rsidRPr="00013BB9">
        <w:rPr>
          <w:rFonts w:asciiTheme="majorHAnsi" w:hAnsiTheme="majorHAnsi" w:cstheme="majorHAnsi"/>
        </w:rPr>
        <w:t>) is published at 1000 Hz and consumed by all three levels.</w:t>
      </w:r>
    </w:p>
    <w:p w14:paraId="43AA092F" w14:textId="77777777" w:rsidR="00DA5D38" w:rsidRPr="00013BB9" w:rsidRDefault="009A23FC">
      <w:pPr>
        <w:pStyle w:val="Heading3"/>
        <w:rPr>
          <w:rFonts w:cstheme="majorHAnsi"/>
          <w:color w:val="auto"/>
        </w:rPr>
      </w:pPr>
      <w:bookmarkStart w:id="91" w:name="multi-level-optimization-synergy"/>
      <w:bookmarkEnd w:id="90"/>
      <w:r w:rsidRPr="00013BB9">
        <w:rPr>
          <w:rFonts w:cstheme="majorHAnsi"/>
          <w:color w:val="auto"/>
        </w:rPr>
        <w:t>10.2 Multi-Level Optimization Synergy</w:t>
      </w:r>
    </w:p>
    <w:p w14:paraId="6D2F3407"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A critical feature of the MLO architecture is that optimization decisions at each level are informed by the state and performance of adjacent levels:</w:t>
      </w:r>
    </w:p>
    <w:p w14:paraId="46EBD638" w14:textId="77777777" w:rsidR="00DA5D38" w:rsidRPr="00013BB9" w:rsidRDefault="009A23FC" w:rsidP="009A23FC">
      <w:pPr>
        <w:numPr>
          <w:ilvl w:val="0"/>
          <w:numId w:val="6"/>
        </w:numPr>
        <w:jc w:val="both"/>
        <w:rPr>
          <w:rFonts w:asciiTheme="majorHAnsi" w:hAnsiTheme="majorHAnsi" w:cstheme="majorHAnsi"/>
        </w:rPr>
      </w:pPr>
      <w:r w:rsidRPr="00013BB9">
        <w:rPr>
          <w:rFonts w:asciiTheme="majorHAnsi" w:hAnsiTheme="majorHAnsi" w:cstheme="majorHAnsi"/>
          <w:b/>
          <w:bCs/>
        </w:rPr>
        <w:lastRenderedPageBreak/>
        <w:t>Perception → Trajectory:</w:t>
      </w:r>
      <w:r w:rsidRPr="00013BB9">
        <w:rPr>
          <w:rFonts w:asciiTheme="majorHAnsi" w:hAnsiTheme="majorHAnsi" w:cstheme="majorHAnsi"/>
        </w:rPr>
        <w:t xml:space="preserve"> The variability model from Level 1 modulates the OT weighting </w:t>
      </w:r>
      <m:oMath>
        <m:sSub>
          <m:sSubPr>
            <m:ctrlPr>
              <w:rPr>
                <w:rFonts w:ascii="Cambria Math" w:hAnsi="Cambria Math" w:cstheme="majorHAnsi"/>
              </w:rPr>
            </m:ctrlPr>
          </m:sSubPr>
          <m:e>
            <m:r>
              <w:rPr>
                <w:rFonts w:ascii="Cambria Math" w:hAnsi="Cambria Math" w:cstheme="majorHAnsi"/>
              </w:rPr>
              <m:t>λ</m:t>
            </m:r>
          </m:e>
          <m:sub>
            <m:r>
              <w:rPr>
                <w:rFonts w:ascii="Cambria Math" w:hAnsi="Cambria Math" w:cstheme="majorHAnsi"/>
              </w:rPr>
              <m:t>s</m:t>
            </m:r>
          </m:sub>
        </m:sSub>
      </m:oMath>
      <w:r w:rsidRPr="00013BB9">
        <w:rPr>
          <w:rFonts w:asciiTheme="majorHAnsi" w:hAnsiTheme="majorHAnsi" w:cstheme="majorHAnsi"/>
        </w:rPr>
        <w:t xml:space="preserve"> in Level 2, causing the trajectory generator to conservatively widen the trajectory envelope when high intra-subject variability is detected (e.g., during fatigue).</w:t>
      </w:r>
    </w:p>
    <w:p w14:paraId="60860EEA" w14:textId="77777777" w:rsidR="00DA5D38" w:rsidRPr="00013BB9" w:rsidRDefault="009A23FC" w:rsidP="009A23FC">
      <w:pPr>
        <w:numPr>
          <w:ilvl w:val="0"/>
          <w:numId w:val="6"/>
        </w:numPr>
        <w:jc w:val="both"/>
        <w:rPr>
          <w:rFonts w:asciiTheme="majorHAnsi" w:hAnsiTheme="majorHAnsi" w:cstheme="majorHAnsi"/>
        </w:rPr>
      </w:pPr>
      <w:r w:rsidRPr="00013BB9">
        <w:rPr>
          <w:rFonts w:asciiTheme="majorHAnsi" w:hAnsiTheme="majorHAnsi" w:cstheme="majorHAnsi"/>
          <w:b/>
          <w:bCs/>
        </w:rPr>
        <w:t>Trajectory → Control:</w:t>
      </w:r>
      <w:r w:rsidRPr="00013BB9">
        <w:rPr>
          <w:rFonts w:asciiTheme="majorHAnsi" w:hAnsiTheme="majorHAnsi" w:cstheme="majorHAnsi"/>
        </w:rPr>
        <w:t xml:space="preserve"> The trajectory generator provides not only </w:t>
      </w:r>
      <m:oMath>
        <m:sSub>
          <m:sSubPr>
            <m:ctrlPr>
              <w:rPr>
                <w:rFonts w:ascii="Cambria Math" w:hAnsi="Cambria Math" w:cstheme="majorHAnsi"/>
              </w:rPr>
            </m:ctrlPr>
          </m:sSubPr>
          <m:e>
            <m:r>
              <m:rPr>
                <m:sty m:val="b"/>
              </m:rPr>
              <w:rPr>
                <w:rFonts w:ascii="Cambria Math" w:hAnsi="Cambria Math" w:cstheme="majorHAnsi"/>
              </w:rPr>
              <m:t>θ</m:t>
            </m:r>
          </m:e>
          <m:sub>
            <m:r>
              <m:rPr>
                <m:nor/>
              </m:rPr>
              <w:rPr>
                <w:rFonts w:asciiTheme="majorHAnsi" w:hAnsiTheme="majorHAnsi" w:cstheme="majorHAnsi"/>
              </w:rPr>
              <m:t>ref</m:t>
            </m:r>
          </m:sub>
        </m:sSub>
        <m:d>
          <m:dPr>
            <m:ctrlPr>
              <w:rPr>
                <w:rFonts w:ascii="Cambria Math" w:hAnsi="Cambria Math" w:cstheme="majorHAnsi"/>
              </w:rPr>
            </m:ctrlPr>
          </m:dPr>
          <m:e>
            <m:r>
              <w:rPr>
                <w:rFonts w:ascii="Cambria Math" w:hAnsi="Cambria Math" w:cstheme="majorHAnsi"/>
              </w:rPr>
              <m:t>t</m:t>
            </m:r>
          </m:e>
        </m:d>
      </m:oMath>
      <w:r w:rsidRPr="00013BB9">
        <w:rPr>
          <w:rFonts w:asciiTheme="majorHAnsi" w:hAnsiTheme="majorHAnsi" w:cstheme="majorHAnsi"/>
        </w:rPr>
        <w:t xml:space="preserve"> but also a feedforward torque estimate </w:t>
      </w:r>
      <m:oMath>
        <m:sSub>
          <m:sSubPr>
            <m:ctrlPr>
              <w:rPr>
                <w:rFonts w:ascii="Cambria Math" w:hAnsi="Cambria Math" w:cstheme="majorHAnsi"/>
              </w:rPr>
            </m:ctrlPr>
          </m:sSubPr>
          <m:e>
            <m:r>
              <m:rPr>
                <m:sty m:val="b"/>
              </m:rPr>
              <w:rPr>
                <w:rFonts w:ascii="Cambria Math" w:hAnsi="Cambria Math" w:cstheme="majorHAnsi"/>
              </w:rPr>
              <m:t>τ</m:t>
            </m:r>
          </m:e>
          <m:sub>
            <m:r>
              <m:rPr>
                <m:nor/>
              </m:rPr>
              <w:rPr>
                <w:rFonts w:asciiTheme="majorHAnsi" w:hAnsiTheme="majorHAnsi" w:cstheme="majorHAnsi"/>
              </w:rPr>
              <m:t>ff</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r>
          <m:rPr>
            <m:sty m:val="b"/>
          </m:rPr>
          <w:rPr>
            <w:rFonts w:ascii="Cambria Math" w:hAnsi="Cambria Math" w:cstheme="majorHAnsi"/>
          </w:rPr>
          <m:t>G</m:t>
        </m:r>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θ</m:t>
                </m:r>
              </m:e>
              <m:sub>
                <m:r>
                  <m:rPr>
                    <m:nor/>
                  </m:rPr>
                  <w:rPr>
                    <w:rFonts w:asciiTheme="majorHAnsi" w:hAnsiTheme="majorHAnsi" w:cstheme="majorHAnsi"/>
                  </w:rPr>
                  <m:t>ref</m:t>
                </m:r>
              </m:sub>
            </m:sSub>
          </m:e>
        </m:d>
        <m:r>
          <m:rPr>
            <m:sty m:val="p"/>
          </m:rPr>
          <w:rPr>
            <w:rFonts w:ascii="Cambria Math" w:hAnsi="Cambria Math" w:cstheme="majorHAnsi"/>
          </w:rPr>
          <m:t>+</m:t>
        </m:r>
        <m:r>
          <m:rPr>
            <m:sty m:val="b"/>
          </m:rPr>
          <w:rPr>
            <w:rFonts w:ascii="Cambria Math" w:hAnsi="Cambria Math" w:cstheme="majorHAnsi"/>
          </w:rPr>
          <m:t>C</m:t>
        </m:r>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θ</m:t>
                </m:r>
              </m:e>
              <m:sub>
                <m:r>
                  <m:rPr>
                    <m:nor/>
                  </m:rPr>
                  <w:rPr>
                    <w:rFonts w:asciiTheme="majorHAnsi" w:hAnsiTheme="majorHAnsi" w:cstheme="majorHAnsi"/>
                  </w:rPr>
                  <m:t>ref</m:t>
                </m:r>
              </m:sub>
            </m:sSub>
            <m:r>
              <m:rPr>
                <m:sty m:val="p"/>
              </m:rPr>
              <w:rPr>
                <w:rFonts w:ascii="Cambria Math" w:hAnsi="Cambria Math" w:cstheme="majorHAnsi"/>
              </w:rPr>
              <m:t>,</m:t>
            </m:r>
            <m:sSub>
              <m:sSubPr>
                <m:ctrlPr>
                  <w:rPr>
                    <w:rFonts w:ascii="Cambria Math" w:hAnsi="Cambria Math" w:cstheme="majorHAnsi"/>
                  </w:rPr>
                </m:ctrlPr>
              </m:sSubPr>
              <m:e>
                <m:acc>
                  <m:accPr>
                    <m:chr m:val="̇"/>
                    <m:ctrlPr>
                      <w:rPr>
                        <w:rFonts w:ascii="Cambria Math" w:hAnsi="Cambria Math" w:cstheme="majorHAnsi"/>
                      </w:rPr>
                    </m:ctrlPr>
                  </m:accPr>
                  <m:e>
                    <m:r>
                      <m:rPr>
                        <m:sty m:val="b"/>
                      </m:rPr>
                      <w:rPr>
                        <w:rFonts w:ascii="Cambria Math" w:hAnsi="Cambria Math" w:cstheme="majorHAnsi"/>
                      </w:rPr>
                      <m:t>θ</m:t>
                    </m:r>
                  </m:e>
                </m:acc>
              </m:e>
              <m:sub>
                <m:r>
                  <m:rPr>
                    <m:nor/>
                  </m:rPr>
                  <w:rPr>
                    <w:rFonts w:asciiTheme="majorHAnsi" w:hAnsiTheme="majorHAnsi" w:cstheme="majorHAnsi"/>
                  </w:rPr>
                  <m:t>ref</m:t>
                </m:r>
              </m:sub>
            </m:sSub>
          </m:e>
        </m:d>
        <m:sSub>
          <m:sSubPr>
            <m:ctrlPr>
              <w:rPr>
                <w:rFonts w:ascii="Cambria Math" w:hAnsi="Cambria Math" w:cstheme="majorHAnsi"/>
              </w:rPr>
            </m:ctrlPr>
          </m:sSubPr>
          <m:e>
            <m:acc>
              <m:accPr>
                <m:chr m:val="̇"/>
                <m:ctrlPr>
                  <w:rPr>
                    <w:rFonts w:ascii="Cambria Math" w:hAnsi="Cambria Math" w:cstheme="majorHAnsi"/>
                  </w:rPr>
                </m:ctrlPr>
              </m:accPr>
              <m:e>
                <m:r>
                  <m:rPr>
                    <m:sty m:val="b"/>
                  </m:rPr>
                  <w:rPr>
                    <w:rFonts w:ascii="Cambria Math" w:hAnsi="Cambria Math" w:cstheme="majorHAnsi"/>
                  </w:rPr>
                  <m:t>θ</m:t>
                </m:r>
              </m:e>
            </m:acc>
          </m:e>
          <m:sub>
            <m:r>
              <m:rPr>
                <m:nor/>
              </m:rPr>
              <w:rPr>
                <w:rFonts w:asciiTheme="majorHAnsi" w:hAnsiTheme="majorHAnsi" w:cstheme="majorHAnsi"/>
              </w:rPr>
              <m:t>ref</m:t>
            </m:r>
          </m:sub>
        </m:sSub>
      </m:oMath>
      <w:r w:rsidRPr="00013BB9">
        <w:rPr>
          <w:rFonts w:asciiTheme="majorHAnsi" w:hAnsiTheme="majorHAnsi" w:cstheme="majorHAnsi"/>
        </w:rPr>
        <w:t xml:space="preserve"> to the σ-AADRC, reducing the effective disturbance that the ESO must estimate.</w:t>
      </w:r>
    </w:p>
    <w:p w14:paraId="11F7086B" w14:textId="77777777" w:rsidR="00DA5D38" w:rsidRPr="00013BB9" w:rsidRDefault="009A23FC" w:rsidP="009A23FC">
      <w:pPr>
        <w:numPr>
          <w:ilvl w:val="0"/>
          <w:numId w:val="6"/>
        </w:numPr>
        <w:jc w:val="both"/>
        <w:rPr>
          <w:rFonts w:asciiTheme="majorHAnsi" w:hAnsiTheme="majorHAnsi" w:cstheme="majorHAnsi"/>
        </w:rPr>
      </w:pPr>
      <w:r w:rsidRPr="00013BB9">
        <w:rPr>
          <w:rFonts w:asciiTheme="majorHAnsi" w:hAnsiTheme="majorHAnsi" w:cstheme="majorHAnsi"/>
          <w:b/>
          <w:bCs/>
        </w:rPr>
        <w:t>Control → Perception:</w:t>
      </w:r>
      <w:r w:rsidRPr="00013BB9">
        <w:rPr>
          <w:rFonts w:asciiTheme="majorHAnsi" w:hAnsiTheme="majorHAnsi" w:cstheme="majorHAnsi"/>
        </w:rPr>
        <w:t xml:space="preserve"> High tracking error detected at Level 3 (indicating unexpected perturbation or user instability) triggers an elevated sampling rate at Level 1 and activates a “perturbation recovery” context mode in the trajectory generator.</w:t>
      </w:r>
    </w:p>
    <w:p w14:paraId="4D0AA971" w14:textId="77777777" w:rsidR="00DA5D38" w:rsidRPr="00013BB9" w:rsidRDefault="009A23FC" w:rsidP="009A23FC">
      <w:pPr>
        <w:numPr>
          <w:ilvl w:val="0"/>
          <w:numId w:val="6"/>
        </w:numPr>
        <w:jc w:val="both"/>
        <w:rPr>
          <w:rFonts w:asciiTheme="majorHAnsi" w:hAnsiTheme="majorHAnsi" w:cstheme="majorHAnsi"/>
        </w:rPr>
      </w:pPr>
      <w:r w:rsidRPr="00013BB9">
        <w:rPr>
          <w:rFonts w:asciiTheme="majorHAnsi" w:hAnsiTheme="majorHAnsi" w:cstheme="majorHAnsi"/>
          <w:b/>
          <w:bCs/>
        </w:rPr>
        <w:t>All Levels → Global Optimizer:</w:t>
      </w:r>
      <w:r w:rsidRPr="00013BB9">
        <w:rPr>
          <w:rFonts w:asciiTheme="majorHAnsi" w:hAnsiTheme="majorHAnsi" w:cstheme="majorHAnsi"/>
        </w:rPr>
        <w:t xml:space="preserve"> A supervisory meta-optimizer (running at 1 Hz) monitors overall system performance metrics and adjusts the relative weights </w:t>
      </w:r>
      <m:oMath>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2</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3</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4</m:t>
            </m:r>
          </m:sub>
        </m:sSub>
      </m:oMath>
      <w:r w:rsidRPr="00013BB9">
        <w:rPr>
          <w:rFonts w:asciiTheme="majorHAnsi" w:hAnsiTheme="majorHAnsi" w:cstheme="majorHAnsi"/>
        </w:rPr>
        <w:t xml:space="preserve"> in the DE cost function, the regularization parameter </w:t>
      </w:r>
      <m:oMath>
        <m:r>
          <w:rPr>
            <w:rFonts w:ascii="Cambria Math" w:hAnsi="Cambria Math" w:cstheme="majorHAnsi"/>
          </w:rPr>
          <m:t>ϵ</m:t>
        </m:r>
      </m:oMath>
      <w:r w:rsidRPr="00013BB9">
        <w:rPr>
          <w:rFonts w:asciiTheme="majorHAnsi" w:hAnsiTheme="majorHAnsi" w:cstheme="majorHAnsi"/>
        </w:rPr>
        <w:t xml:space="preserve"> of the Sinkhorn algorithm, and the NAS architecture selection from the Pareto front, in response to evolving user state.</w:t>
      </w:r>
    </w:p>
    <w:p w14:paraId="2D133336" w14:textId="77777777" w:rsidR="00DA5D38" w:rsidRPr="00013BB9" w:rsidRDefault="009A23FC">
      <w:pPr>
        <w:pStyle w:val="Heading2"/>
        <w:rPr>
          <w:rFonts w:cstheme="majorHAnsi"/>
          <w:color w:val="auto"/>
        </w:rPr>
      </w:pPr>
      <w:bookmarkStart w:id="92" w:name="expected-outcomes-deliverables"/>
      <w:bookmarkEnd w:id="89"/>
      <w:bookmarkEnd w:id="91"/>
      <w:r w:rsidRPr="00013BB9">
        <w:rPr>
          <w:rFonts w:cstheme="majorHAnsi"/>
          <w:color w:val="auto"/>
        </w:rPr>
        <w:t>11. Expected Outcomes &amp; Deliverables</w:t>
      </w:r>
    </w:p>
    <w:p w14:paraId="54A06C51" w14:textId="77777777" w:rsidR="00DA5D38" w:rsidRPr="00013BB9" w:rsidRDefault="009A23FC">
      <w:pPr>
        <w:pStyle w:val="Heading3"/>
        <w:rPr>
          <w:rFonts w:cstheme="majorHAnsi"/>
          <w:color w:val="auto"/>
        </w:rPr>
      </w:pPr>
      <w:bookmarkStart w:id="93" w:name="algorithmic-contributions"/>
      <w:r w:rsidRPr="00013BB9">
        <w:rPr>
          <w:rFonts w:cstheme="majorHAnsi"/>
          <w:color w:val="auto"/>
        </w:rPr>
        <w:t>11.1 Algorithmic Contributions</w:t>
      </w:r>
    </w:p>
    <w:p w14:paraId="29684721" w14:textId="77777777" w:rsidR="00DA5D38" w:rsidRPr="00013BB9" w:rsidRDefault="009A23FC" w:rsidP="009A23FC">
      <w:pPr>
        <w:pStyle w:val="Compact"/>
        <w:numPr>
          <w:ilvl w:val="0"/>
          <w:numId w:val="7"/>
        </w:numPr>
        <w:jc w:val="both"/>
        <w:rPr>
          <w:rFonts w:asciiTheme="majorHAnsi" w:hAnsiTheme="majorHAnsi" w:cstheme="majorHAnsi"/>
        </w:rPr>
      </w:pPr>
      <w:r w:rsidRPr="00013BB9">
        <w:rPr>
          <w:rFonts w:asciiTheme="majorHAnsi" w:hAnsiTheme="majorHAnsi" w:cstheme="majorHAnsi"/>
          <w:b/>
          <w:bCs/>
        </w:rPr>
        <w:t>D1.1:</w:t>
      </w:r>
      <w:r w:rsidRPr="00013BB9">
        <w:rPr>
          <w:rFonts w:asciiTheme="majorHAnsi" w:hAnsiTheme="majorHAnsi" w:cstheme="majorHAnsi"/>
        </w:rPr>
        <w:t xml:space="preserve"> Open-source Fuzzy-CNN-GRU library with evolutionary NAS support for biomechanical time-series classification (Python/PyTorch, Apache 2.0 license).</w:t>
      </w:r>
    </w:p>
    <w:p w14:paraId="207D7F74" w14:textId="77777777" w:rsidR="00DA5D38" w:rsidRPr="00013BB9" w:rsidRDefault="009A23FC" w:rsidP="009A23FC">
      <w:pPr>
        <w:pStyle w:val="Compact"/>
        <w:numPr>
          <w:ilvl w:val="0"/>
          <w:numId w:val="7"/>
        </w:numPr>
        <w:jc w:val="both"/>
        <w:rPr>
          <w:rFonts w:asciiTheme="majorHAnsi" w:hAnsiTheme="majorHAnsi" w:cstheme="majorHAnsi"/>
        </w:rPr>
      </w:pPr>
      <w:r w:rsidRPr="00013BB9">
        <w:rPr>
          <w:rFonts w:asciiTheme="majorHAnsi" w:hAnsiTheme="majorHAnsi" w:cstheme="majorHAnsi"/>
          <w:b/>
          <w:bCs/>
        </w:rPr>
        <w:t>D1.2:</w:t>
      </w:r>
      <w:r w:rsidRPr="00013BB9">
        <w:rPr>
          <w:rFonts w:asciiTheme="majorHAnsi" w:hAnsiTheme="majorHAnsi" w:cstheme="majorHAnsi"/>
        </w:rPr>
        <w:t xml:space="preserve"> Optimal Transport domain adaptation toolkit for gait trajectory personalization (Python, integrated with the POT library).</w:t>
      </w:r>
    </w:p>
    <w:p w14:paraId="098F3D0A" w14:textId="77777777" w:rsidR="00DA5D38" w:rsidRPr="00013BB9" w:rsidRDefault="009A23FC" w:rsidP="009A23FC">
      <w:pPr>
        <w:pStyle w:val="Compact"/>
        <w:numPr>
          <w:ilvl w:val="0"/>
          <w:numId w:val="7"/>
        </w:numPr>
        <w:jc w:val="both"/>
        <w:rPr>
          <w:rFonts w:asciiTheme="majorHAnsi" w:hAnsiTheme="majorHAnsi" w:cstheme="majorHAnsi"/>
        </w:rPr>
      </w:pPr>
      <w:r w:rsidRPr="00013BB9">
        <w:rPr>
          <w:rFonts w:asciiTheme="majorHAnsi" w:hAnsiTheme="majorHAnsi" w:cstheme="majorHAnsi"/>
          <w:b/>
          <w:bCs/>
        </w:rPr>
        <w:t>D1.3:</w:t>
      </w:r>
      <w:r w:rsidRPr="00013BB9">
        <w:rPr>
          <w:rFonts w:asciiTheme="majorHAnsi" w:hAnsiTheme="majorHAnsi" w:cstheme="majorHAnsi"/>
        </w:rPr>
        <w:t xml:space="preserve"> σ-AADRC controller firmware with embedded DE tuning (C++/ROS2 package).</w:t>
      </w:r>
    </w:p>
    <w:p w14:paraId="57256F70" w14:textId="77777777" w:rsidR="00DA5D38" w:rsidRPr="00013BB9" w:rsidRDefault="009A23FC" w:rsidP="009A23FC">
      <w:pPr>
        <w:pStyle w:val="Compact"/>
        <w:numPr>
          <w:ilvl w:val="0"/>
          <w:numId w:val="7"/>
        </w:numPr>
        <w:jc w:val="both"/>
        <w:rPr>
          <w:rFonts w:asciiTheme="majorHAnsi" w:hAnsiTheme="majorHAnsi" w:cstheme="majorHAnsi"/>
        </w:rPr>
      </w:pPr>
      <w:r w:rsidRPr="00013BB9">
        <w:rPr>
          <w:rFonts w:asciiTheme="majorHAnsi" w:hAnsiTheme="majorHAnsi" w:cstheme="majorHAnsi"/>
          <w:b/>
          <w:bCs/>
        </w:rPr>
        <w:t>D1.4:</w:t>
      </w:r>
      <w:r w:rsidRPr="00013BB9">
        <w:rPr>
          <w:rFonts w:asciiTheme="majorHAnsi" w:hAnsiTheme="majorHAnsi" w:cstheme="majorHAnsi"/>
        </w:rPr>
        <w:t xml:space="preserve"> Theoretical stability proof report for the σ-AADRC framework (submitted as technical report and journal article).</w:t>
      </w:r>
    </w:p>
    <w:p w14:paraId="52310E7A" w14:textId="77777777" w:rsidR="00DA5D38" w:rsidRPr="00013BB9" w:rsidRDefault="009A23FC">
      <w:pPr>
        <w:pStyle w:val="Heading3"/>
        <w:rPr>
          <w:rFonts w:cstheme="majorHAnsi"/>
          <w:color w:val="auto"/>
        </w:rPr>
      </w:pPr>
      <w:bookmarkStart w:id="94" w:name="datasets"/>
      <w:bookmarkEnd w:id="93"/>
      <w:r w:rsidRPr="00013BB9">
        <w:rPr>
          <w:rFonts w:cstheme="majorHAnsi"/>
          <w:color w:val="auto"/>
        </w:rPr>
        <w:t>11.2 Datasets</w:t>
      </w:r>
    </w:p>
    <w:p w14:paraId="3F0542A6" w14:textId="77777777" w:rsidR="00DA5D38" w:rsidRPr="00013BB9" w:rsidRDefault="009A23FC" w:rsidP="009A23FC">
      <w:pPr>
        <w:pStyle w:val="Compact"/>
        <w:numPr>
          <w:ilvl w:val="0"/>
          <w:numId w:val="8"/>
        </w:numPr>
        <w:jc w:val="both"/>
        <w:rPr>
          <w:rFonts w:asciiTheme="majorHAnsi" w:hAnsiTheme="majorHAnsi" w:cstheme="majorHAnsi"/>
        </w:rPr>
      </w:pPr>
      <w:r w:rsidRPr="00013BB9">
        <w:rPr>
          <w:rFonts w:asciiTheme="majorHAnsi" w:hAnsiTheme="majorHAnsi" w:cstheme="majorHAnsi"/>
          <w:b/>
          <w:bCs/>
        </w:rPr>
        <w:t>D2.1:</w:t>
      </w:r>
      <w:r w:rsidRPr="00013BB9">
        <w:rPr>
          <w:rFonts w:asciiTheme="majorHAnsi" w:hAnsiTheme="majorHAnsi" w:cstheme="majorHAnsi"/>
        </w:rPr>
        <w:t xml:space="preserve"> Indo-French Gait Variability Dataset (IF-GVD): Wearable IMU and plantar pressure recordings from ≥60 subjects (30 healthy adults, 15 elderly, 15 post-stroke patients) across both India (Indian PI’s institution) and France (French PI’s institution). Multi-session, multi-condition (flat ground, slopes, stairs, outdoor). Annotated with gait events and sub-phases. Released on a public repository (Zenodo/PhysioNet).</w:t>
      </w:r>
    </w:p>
    <w:p w14:paraId="47DABC76" w14:textId="77777777" w:rsidR="00DA5D38" w:rsidRPr="00013BB9" w:rsidRDefault="009A23FC" w:rsidP="009A23FC">
      <w:pPr>
        <w:pStyle w:val="Compact"/>
        <w:numPr>
          <w:ilvl w:val="0"/>
          <w:numId w:val="8"/>
        </w:numPr>
        <w:jc w:val="both"/>
        <w:rPr>
          <w:rFonts w:asciiTheme="majorHAnsi" w:hAnsiTheme="majorHAnsi" w:cstheme="majorHAnsi"/>
        </w:rPr>
      </w:pPr>
      <w:r w:rsidRPr="00013BB9">
        <w:rPr>
          <w:rFonts w:asciiTheme="majorHAnsi" w:hAnsiTheme="majorHAnsi" w:cstheme="majorHAnsi"/>
          <w:b/>
          <w:bCs/>
        </w:rPr>
        <w:t>D2.2:</w:t>
      </w:r>
      <w:r w:rsidRPr="00013BB9">
        <w:rPr>
          <w:rFonts w:asciiTheme="majorHAnsi" w:hAnsiTheme="majorHAnsi" w:cstheme="majorHAnsi"/>
        </w:rPr>
        <w:t xml:space="preserve"> Exoskeleton Control Benchmark Dataset: Joint kinematics, kinetics, and control signals from wearable exoskeleton experiments in healthy and impaired subjects.</w:t>
      </w:r>
    </w:p>
    <w:p w14:paraId="2D7CD2C2" w14:textId="77777777" w:rsidR="00DA5D38" w:rsidRPr="00013BB9" w:rsidRDefault="009A23FC">
      <w:pPr>
        <w:pStyle w:val="Heading3"/>
        <w:rPr>
          <w:rFonts w:cstheme="majorHAnsi"/>
          <w:color w:val="auto"/>
        </w:rPr>
      </w:pPr>
      <w:bookmarkStart w:id="95" w:name="physical-demonstrators"/>
      <w:bookmarkEnd w:id="94"/>
      <w:r w:rsidRPr="00013BB9">
        <w:rPr>
          <w:rFonts w:cstheme="majorHAnsi"/>
          <w:color w:val="auto"/>
        </w:rPr>
        <w:t>11.3 Physical Demonstrators</w:t>
      </w:r>
    </w:p>
    <w:p w14:paraId="28AE38CA" w14:textId="77777777" w:rsidR="00DA5D38" w:rsidRPr="00013BB9" w:rsidRDefault="009A23FC" w:rsidP="009A23FC">
      <w:pPr>
        <w:pStyle w:val="Compact"/>
        <w:numPr>
          <w:ilvl w:val="0"/>
          <w:numId w:val="9"/>
        </w:numPr>
        <w:jc w:val="both"/>
        <w:rPr>
          <w:rFonts w:asciiTheme="majorHAnsi" w:hAnsiTheme="majorHAnsi" w:cstheme="majorHAnsi"/>
        </w:rPr>
      </w:pPr>
      <w:r w:rsidRPr="00013BB9">
        <w:rPr>
          <w:rFonts w:asciiTheme="majorHAnsi" w:hAnsiTheme="majorHAnsi" w:cstheme="majorHAnsi"/>
          <w:b/>
          <w:bCs/>
        </w:rPr>
        <w:t>D3.1:</w:t>
      </w:r>
      <w:r w:rsidRPr="00013BB9">
        <w:rPr>
          <w:rFonts w:asciiTheme="majorHAnsi" w:hAnsiTheme="majorHAnsi" w:cstheme="majorHAnsi"/>
        </w:rPr>
        <w:t xml:space="preserve"> Instrumented lower-limb exoskeleton prototype (hip-knee-ankle, bilateral) with embedded MLO stack.</w:t>
      </w:r>
    </w:p>
    <w:p w14:paraId="3EC56ED5" w14:textId="77777777" w:rsidR="00DA5D38" w:rsidRPr="00013BB9" w:rsidRDefault="009A23FC" w:rsidP="009A23FC">
      <w:pPr>
        <w:pStyle w:val="Compact"/>
        <w:numPr>
          <w:ilvl w:val="0"/>
          <w:numId w:val="9"/>
        </w:numPr>
        <w:jc w:val="both"/>
        <w:rPr>
          <w:rFonts w:asciiTheme="majorHAnsi" w:hAnsiTheme="majorHAnsi" w:cstheme="majorHAnsi"/>
        </w:rPr>
      </w:pPr>
      <w:r w:rsidRPr="00013BB9">
        <w:rPr>
          <w:rFonts w:asciiTheme="majorHAnsi" w:hAnsiTheme="majorHAnsi" w:cstheme="majorHAnsi"/>
          <w:b/>
          <w:bCs/>
        </w:rPr>
        <w:t>D3.2:</w:t>
      </w:r>
      <w:r w:rsidRPr="00013BB9">
        <w:rPr>
          <w:rFonts w:asciiTheme="majorHAnsi" w:hAnsiTheme="majorHAnsi" w:cstheme="majorHAnsi"/>
        </w:rPr>
        <w:t xml:space="preserve"> Wearable sensing suit (IMU + plantar insoles) with real-time data streaming to edge computing unit.</w:t>
      </w:r>
    </w:p>
    <w:p w14:paraId="3739A5DD" w14:textId="77777777" w:rsidR="00DA5D38" w:rsidRPr="00013BB9" w:rsidRDefault="009A23FC" w:rsidP="009A23FC">
      <w:pPr>
        <w:pStyle w:val="Compact"/>
        <w:numPr>
          <w:ilvl w:val="0"/>
          <w:numId w:val="9"/>
        </w:numPr>
        <w:jc w:val="both"/>
        <w:rPr>
          <w:rFonts w:asciiTheme="majorHAnsi" w:hAnsiTheme="majorHAnsi" w:cstheme="majorHAnsi"/>
        </w:rPr>
      </w:pPr>
      <w:r w:rsidRPr="00013BB9">
        <w:rPr>
          <w:rFonts w:asciiTheme="majorHAnsi" w:hAnsiTheme="majorHAnsi" w:cstheme="majorHAnsi"/>
          <w:b/>
          <w:bCs/>
        </w:rPr>
        <w:t>D3.3:</w:t>
      </w:r>
      <w:r w:rsidRPr="00013BB9">
        <w:rPr>
          <w:rFonts w:asciiTheme="majorHAnsi" w:hAnsiTheme="majorHAnsi" w:cstheme="majorHAnsi"/>
        </w:rPr>
        <w:t xml:space="preserve"> User interface application (tablet-based) for clinician-configurable assistance profiles.</w:t>
      </w:r>
    </w:p>
    <w:p w14:paraId="399CE9E0" w14:textId="77777777" w:rsidR="00DA5D38" w:rsidRPr="00013BB9" w:rsidRDefault="009A23FC">
      <w:pPr>
        <w:pStyle w:val="Heading3"/>
        <w:rPr>
          <w:rFonts w:cstheme="majorHAnsi"/>
          <w:color w:val="auto"/>
        </w:rPr>
      </w:pPr>
      <w:bookmarkStart w:id="96" w:name="performance-benchmarks"/>
      <w:bookmarkEnd w:id="95"/>
      <w:r w:rsidRPr="00013BB9">
        <w:rPr>
          <w:rFonts w:cstheme="majorHAnsi"/>
          <w:color w:val="auto"/>
        </w:rPr>
        <w:t>11.4 Performance Benchmarks</w:t>
      </w:r>
    </w:p>
    <w:p w14:paraId="53C50101" w14:textId="77777777" w:rsidR="009A23FC" w:rsidRPr="00013BB9" w:rsidRDefault="009A23FC" w:rsidP="009A23FC">
      <w:pPr>
        <w:pStyle w:val="BodyText"/>
        <w:rPr>
          <w:rFonts w:asciiTheme="majorHAnsi" w:hAnsiTheme="majorHAnsi" w:cstheme="majorHAnsi"/>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42"/>
        <w:gridCol w:w="2768"/>
        <w:gridCol w:w="2740"/>
      </w:tblGrid>
      <w:tr w:rsidR="00F544BF" w:rsidRPr="00013BB9" w14:paraId="5691E4B1" w14:textId="77777777" w:rsidTr="00F544BF">
        <w:trPr>
          <w:cnfStyle w:val="100000000000" w:firstRow="1" w:lastRow="0" w:firstColumn="0" w:lastColumn="0" w:oddVBand="0" w:evenVBand="0" w:oddHBand="0" w:evenHBand="0" w:firstRowFirstColumn="0" w:firstRowLastColumn="0" w:lastRowFirstColumn="0" w:lastRowLastColumn="0"/>
          <w:tblHeader/>
        </w:trPr>
        <w:tc>
          <w:tcPr>
            <w:tcW w:w="2055" w:type="pct"/>
          </w:tcPr>
          <w:p w14:paraId="47C459E8"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lastRenderedPageBreak/>
              <w:t>Metric</w:t>
            </w:r>
          </w:p>
        </w:tc>
        <w:tc>
          <w:tcPr>
            <w:tcW w:w="1480" w:type="pct"/>
          </w:tcPr>
          <w:p w14:paraId="52B9EB41"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Target Value</w:t>
            </w:r>
          </w:p>
        </w:tc>
        <w:tc>
          <w:tcPr>
            <w:tcW w:w="1465" w:type="pct"/>
          </w:tcPr>
          <w:p w14:paraId="4182EB83"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Comparison Baseline</w:t>
            </w:r>
          </w:p>
        </w:tc>
      </w:tr>
      <w:tr w:rsidR="00F544BF" w:rsidRPr="00013BB9" w14:paraId="5D1D260E" w14:textId="77777777" w:rsidTr="00F544BF">
        <w:tc>
          <w:tcPr>
            <w:tcW w:w="2055" w:type="pct"/>
          </w:tcPr>
          <w:p w14:paraId="35FF4DEB"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Gait phase classification accuracy</w:t>
            </w:r>
          </w:p>
        </w:tc>
        <w:tc>
          <w:tcPr>
            <w:tcW w:w="1480" w:type="pct"/>
          </w:tcPr>
          <w:p w14:paraId="1E5CEE44"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≥95%</w:t>
            </w:r>
          </w:p>
        </w:tc>
        <w:tc>
          <w:tcPr>
            <w:tcW w:w="1465" w:type="pct"/>
          </w:tcPr>
          <w:p w14:paraId="6E2D5B86"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CNN-only: ~88%</w:t>
            </w:r>
          </w:p>
        </w:tc>
      </w:tr>
      <w:tr w:rsidR="00F544BF" w:rsidRPr="00013BB9" w14:paraId="3C06EDE8" w14:textId="77777777" w:rsidTr="00F544BF">
        <w:tc>
          <w:tcPr>
            <w:tcW w:w="2055" w:type="pct"/>
          </w:tcPr>
          <w:p w14:paraId="4249C306"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Cross-subject trajectory adaptation error</w:t>
            </w:r>
          </w:p>
        </w:tc>
        <w:tc>
          <w:tcPr>
            <w:tcW w:w="1480" w:type="pct"/>
          </w:tcPr>
          <w:p w14:paraId="22CB9227"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≤10% biomechanical deviation</w:t>
            </w:r>
          </w:p>
        </w:tc>
        <w:tc>
          <w:tcPr>
            <w:tcW w:w="1465" w:type="pct"/>
          </w:tcPr>
          <w:p w14:paraId="76B294E4"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No adaptation: ~28%</w:t>
            </w:r>
          </w:p>
        </w:tc>
      </w:tr>
      <w:tr w:rsidR="00F544BF" w:rsidRPr="00013BB9" w14:paraId="2DC2CD70" w14:textId="77777777" w:rsidTr="00F544BF">
        <w:tc>
          <w:tcPr>
            <w:tcW w:w="2055" w:type="pct"/>
          </w:tcPr>
          <w:p w14:paraId="70E1B984"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Joint tracking RMS error</w:t>
            </w:r>
          </w:p>
        </w:tc>
        <w:tc>
          <w:tcPr>
            <w:tcW w:w="1480" w:type="pct"/>
          </w:tcPr>
          <w:p w14:paraId="1E96EDCC"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≤2° at 1.0 m/s</w:t>
            </w:r>
          </w:p>
        </w:tc>
        <w:tc>
          <w:tcPr>
            <w:tcW w:w="1465" w:type="pct"/>
          </w:tcPr>
          <w:p w14:paraId="1F2D73DE"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Standard ADRC: ~4°</w:t>
            </w:r>
          </w:p>
        </w:tc>
      </w:tr>
      <w:tr w:rsidR="00F544BF" w:rsidRPr="00013BB9" w14:paraId="3D38E74D" w14:textId="77777777" w:rsidTr="00F544BF">
        <w:tc>
          <w:tcPr>
            <w:tcW w:w="2055" w:type="pct"/>
          </w:tcPr>
          <w:p w14:paraId="25500799"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Fall detection sensitivity</w:t>
            </w:r>
          </w:p>
        </w:tc>
        <w:tc>
          <w:tcPr>
            <w:tcW w:w="1480" w:type="pct"/>
          </w:tcPr>
          <w:p w14:paraId="0A403E1E"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≥98%</w:t>
            </w:r>
          </w:p>
        </w:tc>
        <w:tc>
          <w:tcPr>
            <w:tcW w:w="1465" w:type="pct"/>
          </w:tcPr>
          <w:p w14:paraId="5D9BCDF4"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FSM-based: ~85%</w:t>
            </w:r>
          </w:p>
        </w:tc>
      </w:tr>
      <w:tr w:rsidR="00F544BF" w:rsidRPr="00013BB9" w14:paraId="06376B03" w14:textId="77777777" w:rsidTr="00F544BF">
        <w:tc>
          <w:tcPr>
            <w:tcW w:w="2055" w:type="pct"/>
          </w:tcPr>
          <w:p w14:paraId="4B0E50C2"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Parameter calibration time</w:t>
            </w:r>
          </w:p>
        </w:tc>
        <w:tc>
          <w:tcPr>
            <w:tcW w:w="1480" w:type="pct"/>
          </w:tcPr>
          <w:p w14:paraId="7F3D0FDE"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≤5 min (automated)</w:t>
            </w:r>
          </w:p>
        </w:tc>
        <w:tc>
          <w:tcPr>
            <w:tcW w:w="1465" w:type="pct"/>
          </w:tcPr>
          <w:p w14:paraId="6496BF57"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Manual: 2–4 hours</w:t>
            </w:r>
          </w:p>
        </w:tc>
      </w:tr>
      <w:tr w:rsidR="00F544BF" w:rsidRPr="00013BB9" w14:paraId="4AA73BD6" w14:textId="77777777" w:rsidTr="00F544BF">
        <w:tc>
          <w:tcPr>
            <w:tcW w:w="2055" w:type="pct"/>
          </w:tcPr>
          <w:p w14:paraId="171115FA"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Metabolic cost reduction</w:t>
            </w:r>
          </w:p>
        </w:tc>
        <w:tc>
          <w:tcPr>
            <w:tcW w:w="1480" w:type="pct"/>
          </w:tcPr>
          <w:p w14:paraId="0584E107"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≥15% vs. unpowered orthosis</w:t>
            </w:r>
          </w:p>
        </w:tc>
        <w:tc>
          <w:tcPr>
            <w:tcW w:w="1465" w:type="pct"/>
          </w:tcPr>
          <w:p w14:paraId="55B98EC7"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State-of-art: 10–23%</w:t>
            </w:r>
          </w:p>
        </w:tc>
      </w:tr>
    </w:tbl>
    <w:p w14:paraId="0CAF6EE4" w14:textId="77777777" w:rsidR="00DA5D38" w:rsidRPr="00013BB9" w:rsidRDefault="009A23FC">
      <w:pPr>
        <w:pStyle w:val="Heading3"/>
        <w:rPr>
          <w:rFonts w:cstheme="majorHAnsi"/>
          <w:color w:val="auto"/>
        </w:rPr>
      </w:pPr>
      <w:bookmarkStart w:id="97" w:name="publications-and-dissemination"/>
      <w:bookmarkEnd w:id="96"/>
      <w:r w:rsidRPr="00013BB9">
        <w:rPr>
          <w:rFonts w:cstheme="majorHAnsi"/>
          <w:color w:val="auto"/>
        </w:rPr>
        <w:t>11.5 Publications and Dissemination</w:t>
      </w:r>
    </w:p>
    <w:p w14:paraId="413DD4C1" w14:textId="77777777" w:rsidR="00DA5D38" w:rsidRPr="00013BB9" w:rsidRDefault="009A23FC" w:rsidP="00F544BF">
      <w:pPr>
        <w:pStyle w:val="Compact"/>
        <w:numPr>
          <w:ilvl w:val="0"/>
          <w:numId w:val="10"/>
        </w:numPr>
        <w:jc w:val="both"/>
        <w:rPr>
          <w:rFonts w:asciiTheme="majorHAnsi" w:hAnsiTheme="majorHAnsi" w:cstheme="majorHAnsi"/>
        </w:rPr>
      </w:pPr>
      <w:r w:rsidRPr="00013BB9">
        <w:rPr>
          <w:rFonts w:asciiTheme="majorHAnsi" w:hAnsiTheme="majorHAnsi" w:cstheme="majorHAnsi"/>
          <w:b/>
          <w:bCs/>
        </w:rPr>
        <w:t>D5.1:</w:t>
      </w:r>
      <w:r w:rsidRPr="00013BB9">
        <w:rPr>
          <w:rFonts w:asciiTheme="majorHAnsi" w:hAnsiTheme="majorHAnsi" w:cstheme="majorHAnsi"/>
        </w:rPr>
        <w:t xml:space="preserve"> Minimum 8 peer-reviewed journal publications (IEEE Transactions on Neural Systems &amp; Rehabilitation Engineering, Journal of NeuroEngineering and Rehabilitation, Robotics and Autonomous Systems, IEEE Transactions on Evolutionary Computation).</w:t>
      </w:r>
    </w:p>
    <w:p w14:paraId="7C17C53A" w14:textId="77777777" w:rsidR="00DA5D38" w:rsidRPr="00013BB9" w:rsidRDefault="009A23FC" w:rsidP="00F544BF">
      <w:pPr>
        <w:pStyle w:val="Compact"/>
        <w:numPr>
          <w:ilvl w:val="0"/>
          <w:numId w:val="10"/>
        </w:numPr>
        <w:jc w:val="both"/>
        <w:rPr>
          <w:rFonts w:asciiTheme="majorHAnsi" w:hAnsiTheme="majorHAnsi" w:cstheme="majorHAnsi"/>
        </w:rPr>
      </w:pPr>
      <w:r w:rsidRPr="00013BB9">
        <w:rPr>
          <w:rFonts w:asciiTheme="majorHAnsi" w:hAnsiTheme="majorHAnsi" w:cstheme="majorHAnsi"/>
          <w:b/>
          <w:bCs/>
        </w:rPr>
        <w:t>D5.2:</w:t>
      </w:r>
      <w:r w:rsidRPr="00013BB9">
        <w:rPr>
          <w:rFonts w:asciiTheme="majorHAnsi" w:hAnsiTheme="majorHAnsi" w:cstheme="majorHAnsi"/>
        </w:rPr>
        <w:t xml:space="preserve"> Minimum 12 conference papers (ICRA, IROS, EMBC, BioRob, GECCO).</w:t>
      </w:r>
    </w:p>
    <w:p w14:paraId="36F64F76" w14:textId="77777777" w:rsidR="00DA5D38" w:rsidRPr="00013BB9" w:rsidRDefault="009A23FC" w:rsidP="00F544BF">
      <w:pPr>
        <w:pStyle w:val="Compact"/>
        <w:numPr>
          <w:ilvl w:val="0"/>
          <w:numId w:val="10"/>
        </w:numPr>
        <w:jc w:val="both"/>
        <w:rPr>
          <w:rFonts w:asciiTheme="majorHAnsi" w:hAnsiTheme="majorHAnsi" w:cstheme="majorHAnsi"/>
        </w:rPr>
      </w:pPr>
      <w:r w:rsidRPr="00013BB9">
        <w:rPr>
          <w:rFonts w:asciiTheme="majorHAnsi" w:hAnsiTheme="majorHAnsi" w:cstheme="majorHAnsi"/>
          <w:b/>
          <w:bCs/>
        </w:rPr>
        <w:t>D5.3:</w:t>
      </w:r>
      <w:r w:rsidRPr="00013BB9">
        <w:rPr>
          <w:rFonts w:asciiTheme="majorHAnsi" w:hAnsiTheme="majorHAnsi" w:cstheme="majorHAnsi"/>
        </w:rPr>
        <w:t xml:space="preserve"> Two patent applications (one in India, one in France).</w:t>
      </w:r>
    </w:p>
    <w:p w14:paraId="2253326B" w14:textId="77777777" w:rsidR="00DA5D38" w:rsidRPr="00013BB9" w:rsidRDefault="009A23FC" w:rsidP="00F544BF">
      <w:pPr>
        <w:pStyle w:val="Compact"/>
        <w:numPr>
          <w:ilvl w:val="0"/>
          <w:numId w:val="10"/>
        </w:numPr>
        <w:jc w:val="both"/>
        <w:rPr>
          <w:rFonts w:asciiTheme="majorHAnsi" w:hAnsiTheme="majorHAnsi" w:cstheme="majorHAnsi"/>
        </w:rPr>
      </w:pPr>
      <w:r w:rsidRPr="00013BB9">
        <w:rPr>
          <w:rFonts w:asciiTheme="majorHAnsi" w:hAnsiTheme="majorHAnsi" w:cstheme="majorHAnsi"/>
          <w:b/>
          <w:bCs/>
        </w:rPr>
        <w:t>D5.4:</w:t>
      </w:r>
      <w:r w:rsidRPr="00013BB9">
        <w:rPr>
          <w:rFonts w:asciiTheme="majorHAnsi" w:hAnsiTheme="majorHAnsi" w:cstheme="majorHAnsi"/>
        </w:rPr>
        <w:t xml:space="preserve"> Joint Indo-French summer school on “Optimization and AI for Assistive Robotics” (Year 3).</w:t>
      </w:r>
    </w:p>
    <w:p w14:paraId="6CC1F076" w14:textId="77777777" w:rsidR="00DA5D38" w:rsidRPr="00013BB9" w:rsidRDefault="009A23FC" w:rsidP="00F544BF">
      <w:pPr>
        <w:pStyle w:val="Compact"/>
        <w:numPr>
          <w:ilvl w:val="0"/>
          <w:numId w:val="10"/>
        </w:numPr>
        <w:jc w:val="both"/>
        <w:rPr>
          <w:rFonts w:asciiTheme="majorHAnsi" w:hAnsiTheme="majorHAnsi" w:cstheme="majorHAnsi"/>
        </w:rPr>
      </w:pPr>
      <w:r w:rsidRPr="00013BB9">
        <w:rPr>
          <w:rFonts w:asciiTheme="majorHAnsi" w:hAnsiTheme="majorHAnsi" w:cstheme="majorHAnsi"/>
          <w:b/>
          <w:bCs/>
        </w:rPr>
        <w:t>D5.5:</w:t>
      </w:r>
      <w:r w:rsidRPr="00013BB9">
        <w:rPr>
          <w:rFonts w:asciiTheme="majorHAnsi" w:hAnsiTheme="majorHAnsi" w:cstheme="majorHAnsi"/>
        </w:rPr>
        <w:t xml:space="preserve"> Technology transfer white paper for industrial partners.</w:t>
      </w:r>
    </w:p>
    <w:p w14:paraId="6732C48B" w14:textId="77777777" w:rsidR="00DA5D38" w:rsidRPr="00013BB9" w:rsidRDefault="009A23FC">
      <w:pPr>
        <w:pStyle w:val="Heading2"/>
        <w:rPr>
          <w:rFonts w:cstheme="majorHAnsi"/>
          <w:color w:val="auto"/>
        </w:rPr>
      </w:pPr>
      <w:bookmarkStart w:id="98" w:name="work-plan-timeline"/>
      <w:bookmarkEnd w:id="92"/>
      <w:bookmarkEnd w:id="97"/>
      <w:r w:rsidRPr="00013BB9">
        <w:rPr>
          <w:rFonts w:cstheme="majorHAnsi"/>
          <w:color w:val="auto"/>
        </w:rPr>
        <w:t>12. Work Plan &amp; Timeline</w:t>
      </w:r>
    </w:p>
    <w:p w14:paraId="21AAF512" w14:textId="77777777" w:rsidR="00DA5D38" w:rsidRPr="00013BB9" w:rsidRDefault="009A23FC">
      <w:pPr>
        <w:pStyle w:val="Heading3"/>
        <w:rPr>
          <w:rFonts w:cstheme="majorHAnsi"/>
          <w:color w:val="auto"/>
        </w:rPr>
      </w:pPr>
      <w:bookmarkStart w:id="99" w:name="work-packages"/>
      <w:r w:rsidRPr="00013BB9">
        <w:rPr>
          <w:rFonts w:cstheme="majorHAnsi"/>
          <w:color w:val="auto"/>
        </w:rPr>
        <w:t>Work Packages</w:t>
      </w:r>
    </w:p>
    <w:p w14:paraId="36886E95"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b/>
          <w:bCs/>
        </w:rPr>
        <w:t>WP1: Wearable Sensing and Data Collection</w:t>
      </w:r>
      <w:r w:rsidRPr="00013BB9">
        <w:rPr>
          <w:rFonts w:asciiTheme="majorHAnsi" w:hAnsiTheme="majorHAnsi" w:cstheme="majorHAnsi"/>
        </w:rPr>
        <w:t xml:space="preserve"> (Months 1–18, Both teams)</w:t>
      </w:r>
    </w:p>
    <w:p w14:paraId="2B072911" w14:textId="77777777" w:rsidR="00DA5D38" w:rsidRPr="00013BB9" w:rsidRDefault="009A23FC">
      <w:pPr>
        <w:pStyle w:val="Compact"/>
        <w:numPr>
          <w:ilvl w:val="0"/>
          <w:numId w:val="11"/>
        </w:numPr>
        <w:rPr>
          <w:rFonts w:asciiTheme="majorHAnsi" w:hAnsiTheme="majorHAnsi" w:cstheme="majorHAnsi"/>
        </w:rPr>
      </w:pPr>
      <w:r w:rsidRPr="00013BB9">
        <w:rPr>
          <w:rFonts w:asciiTheme="majorHAnsi" w:hAnsiTheme="majorHAnsi" w:cstheme="majorHAnsi"/>
        </w:rPr>
        <w:t>WP1.1: Protocol design for multi-condition, multi-population gait recording</w:t>
      </w:r>
    </w:p>
    <w:p w14:paraId="4CBF29F9" w14:textId="77777777" w:rsidR="00DA5D38" w:rsidRPr="00013BB9" w:rsidRDefault="009A23FC">
      <w:pPr>
        <w:pStyle w:val="Compact"/>
        <w:numPr>
          <w:ilvl w:val="0"/>
          <w:numId w:val="11"/>
        </w:numPr>
        <w:rPr>
          <w:rFonts w:asciiTheme="majorHAnsi" w:hAnsiTheme="majorHAnsi" w:cstheme="majorHAnsi"/>
        </w:rPr>
      </w:pPr>
      <w:r w:rsidRPr="00013BB9">
        <w:rPr>
          <w:rFonts w:asciiTheme="majorHAnsi" w:hAnsiTheme="majorHAnsi" w:cstheme="majorHAnsi"/>
        </w:rPr>
        <w:t>WP1.2: Hardware deployment (IMU arrays, plantar insoles, reference systems)</w:t>
      </w:r>
    </w:p>
    <w:p w14:paraId="5CBA0328" w14:textId="77777777" w:rsidR="00DA5D38" w:rsidRPr="00013BB9" w:rsidRDefault="009A23FC">
      <w:pPr>
        <w:pStyle w:val="Compact"/>
        <w:numPr>
          <w:ilvl w:val="0"/>
          <w:numId w:val="11"/>
        </w:numPr>
        <w:rPr>
          <w:rFonts w:asciiTheme="majorHAnsi" w:hAnsiTheme="majorHAnsi" w:cstheme="majorHAnsi"/>
        </w:rPr>
      </w:pPr>
      <w:r w:rsidRPr="00013BB9">
        <w:rPr>
          <w:rFonts w:asciiTheme="majorHAnsi" w:hAnsiTheme="majorHAnsi" w:cstheme="majorHAnsi"/>
        </w:rPr>
        <w:t>WP1.3: Data collection campaigns in India and France</w:t>
      </w:r>
    </w:p>
    <w:p w14:paraId="6717FD3B" w14:textId="77777777" w:rsidR="00DA5D38" w:rsidRPr="00013BB9" w:rsidRDefault="009A23FC">
      <w:pPr>
        <w:pStyle w:val="Compact"/>
        <w:numPr>
          <w:ilvl w:val="0"/>
          <w:numId w:val="11"/>
        </w:numPr>
        <w:rPr>
          <w:rFonts w:asciiTheme="majorHAnsi" w:hAnsiTheme="majorHAnsi" w:cstheme="majorHAnsi"/>
        </w:rPr>
      </w:pPr>
      <w:r w:rsidRPr="00013BB9">
        <w:rPr>
          <w:rFonts w:asciiTheme="majorHAnsi" w:hAnsiTheme="majorHAnsi" w:cstheme="majorHAnsi"/>
        </w:rPr>
        <w:t>WP1.4: Data annotation, quality control, and release of IF-GVD (D2.1)</w:t>
      </w:r>
    </w:p>
    <w:p w14:paraId="1E5AA943"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b/>
          <w:bCs/>
        </w:rPr>
        <w:t>WP2: High-Level Perception and Intention Recognition</w:t>
      </w:r>
      <w:r w:rsidRPr="00013BB9">
        <w:rPr>
          <w:rFonts w:asciiTheme="majorHAnsi" w:hAnsiTheme="majorHAnsi" w:cstheme="majorHAnsi"/>
        </w:rPr>
        <w:t xml:space="preserve"> (Months 1–24, Indian team lead)</w:t>
      </w:r>
    </w:p>
    <w:p w14:paraId="171C273D" w14:textId="77777777" w:rsidR="00DA5D38" w:rsidRPr="00013BB9" w:rsidRDefault="009A23FC">
      <w:pPr>
        <w:pStyle w:val="Compact"/>
        <w:numPr>
          <w:ilvl w:val="0"/>
          <w:numId w:val="12"/>
        </w:numPr>
        <w:rPr>
          <w:rFonts w:asciiTheme="majorHAnsi" w:hAnsiTheme="majorHAnsi" w:cstheme="majorHAnsi"/>
        </w:rPr>
      </w:pPr>
      <w:r w:rsidRPr="00013BB9">
        <w:rPr>
          <w:rFonts w:asciiTheme="majorHAnsi" w:hAnsiTheme="majorHAnsi" w:cstheme="majorHAnsi"/>
        </w:rPr>
        <w:t>WP2.1: Feature engineering and preprocessing pipeline</w:t>
      </w:r>
    </w:p>
    <w:p w14:paraId="2E1A15F8" w14:textId="77777777" w:rsidR="00DA5D38" w:rsidRPr="00013BB9" w:rsidRDefault="009A23FC">
      <w:pPr>
        <w:pStyle w:val="Compact"/>
        <w:numPr>
          <w:ilvl w:val="0"/>
          <w:numId w:val="12"/>
        </w:numPr>
        <w:rPr>
          <w:rFonts w:asciiTheme="majorHAnsi" w:hAnsiTheme="majorHAnsi" w:cstheme="majorHAnsi"/>
        </w:rPr>
      </w:pPr>
      <w:r w:rsidRPr="00013BB9">
        <w:rPr>
          <w:rFonts w:asciiTheme="majorHAnsi" w:hAnsiTheme="majorHAnsi" w:cstheme="majorHAnsi"/>
        </w:rPr>
        <w:t>WP2.2: Fuzzy-CNN-GRU model development</w:t>
      </w:r>
    </w:p>
    <w:p w14:paraId="39C99785" w14:textId="77777777" w:rsidR="00DA5D38" w:rsidRPr="00013BB9" w:rsidRDefault="009A23FC">
      <w:pPr>
        <w:pStyle w:val="Compact"/>
        <w:numPr>
          <w:ilvl w:val="0"/>
          <w:numId w:val="12"/>
        </w:numPr>
        <w:rPr>
          <w:rFonts w:asciiTheme="majorHAnsi" w:hAnsiTheme="majorHAnsi" w:cstheme="majorHAnsi"/>
        </w:rPr>
      </w:pPr>
      <w:r w:rsidRPr="00013BB9">
        <w:rPr>
          <w:rFonts w:asciiTheme="majorHAnsi" w:hAnsiTheme="majorHAnsi" w:cstheme="majorHAnsi"/>
        </w:rPr>
        <w:t xml:space="preserve">WP2.3: Evolutionary NAS implementation (NSGA-II + </w:t>
      </w:r>
      <w:r w:rsidR="00F544BF" w:rsidRPr="00013BB9">
        <w:rPr>
          <w:rFonts w:asciiTheme="majorHAnsi" w:hAnsiTheme="majorHAnsi" w:cstheme="majorHAnsi"/>
        </w:rPr>
        <w:t>DE</w:t>
      </w:r>
      <w:r w:rsidRPr="00013BB9">
        <w:rPr>
          <w:rFonts w:asciiTheme="majorHAnsi" w:hAnsiTheme="majorHAnsi" w:cstheme="majorHAnsi"/>
        </w:rPr>
        <w:t>)</w:t>
      </w:r>
    </w:p>
    <w:p w14:paraId="05C6ADA6" w14:textId="77777777" w:rsidR="00DA5D38" w:rsidRPr="00013BB9" w:rsidRDefault="009A23FC">
      <w:pPr>
        <w:pStyle w:val="Compact"/>
        <w:numPr>
          <w:ilvl w:val="0"/>
          <w:numId w:val="12"/>
        </w:numPr>
        <w:rPr>
          <w:rFonts w:asciiTheme="majorHAnsi" w:hAnsiTheme="majorHAnsi" w:cstheme="majorHAnsi"/>
        </w:rPr>
      </w:pPr>
      <w:r w:rsidRPr="00013BB9">
        <w:rPr>
          <w:rFonts w:asciiTheme="majorHAnsi" w:hAnsiTheme="majorHAnsi" w:cstheme="majorHAnsi"/>
        </w:rPr>
        <w:t>WP2.4: Intra-subject variability modeling (GMM + Bayesian update)</w:t>
      </w:r>
    </w:p>
    <w:p w14:paraId="32007519" w14:textId="77777777" w:rsidR="00DA5D38" w:rsidRPr="00013BB9" w:rsidRDefault="009A23FC">
      <w:pPr>
        <w:pStyle w:val="Compact"/>
        <w:numPr>
          <w:ilvl w:val="0"/>
          <w:numId w:val="12"/>
        </w:numPr>
        <w:rPr>
          <w:rFonts w:asciiTheme="majorHAnsi" w:hAnsiTheme="majorHAnsi" w:cstheme="majorHAnsi"/>
        </w:rPr>
      </w:pPr>
      <w:r w:rsidRPr="00013BB9">
        <w:rPr>
          <w:rFonts w:asciiTheme="majorHAnsi" w:hAnsiTheme="majorHAnsi" w:cstheme="majorHAnsi"/>
        </w:rPr>
        <w:t>WP2.5: Benchmark evaluation against state-of-the-art (SVM, LSTM, Transformer)</w:t>
      </w:r>
    </w:p>
    <w:p w14:paraId="569917F9"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b/>
          <w:bCs/>
        </w:rPr>
        <w:t>WP3: Mid-Level Trajectory Generation</w:t>
      </w:r>
      <w:r w:rsidRPr="00013BB9">
        <w:rPr>
          <w:rFonts w:asciiTheme="majorHAnsi" w:hAnsiTheme="majorHAnsi" w:cstheme="majorHAnsi"/>
        </w:rPr>
        <w:t xml:space="preserve"> (Months 6–30, Both teams)</w:t>
      </w:r>
    </w:p>
    <w:p w14:paraId="4A3987C5" w14:textId="77777777" w:rsidR="00DA5D38" w:rsidRPr="00013BB9" w:rsidRDefault="009A23FC">
      <w:pPr>
        <w:pStyle w:val="Compact"/>
        <w:numPr>
          <w:ilvl w:val="0"/>
          <w:numId w:val="13"/>
        </w:numPr>
        <w:rPr>
          <w:rFonts w:asciiTheme="majorHAnsi" w:hAnsiTheme="majorHAnsi" w:cstheme="majorHAnsi"/>
        </w:rPr>
      </w:pPr>
      <w:r w:rsidRPr="00013BB9">
        <w:rPr>
          <w:rFonts w:asciiTheme="majorHAnsi" w:hAnsiTheme="majorHAnsi" w:cstheme="majorHAnsi"/>
        </w:rPr>
        <w:t>WP3.1: NvGRF modeling from plantar and IMU sensors</w:t>
      </w:r>
    </w:p>
    <w:p w14:paraId="1C1A6204" w14:textId="77777777" w:rsidR="00DA5D38" w:rsidRPr="00013BB9" w:rsidRDefault="009A23FC">
      <w:pPr>
        <w:pStyle w:val="Compact"/>
        <w:numPr>
          <w:ilvl w:val="0"/>
          <w:numId w:val="13"/>
        </w:numPr>
        <w:rPr>
          <w:rFonts w:asciiTheme="majorHAnsi" w:hAnsiTheme="majorHAnsi" w:cstheme="majorHAnsi"/>
        </w:rPr>
      </w:pPr>
      <w:r w:rsidRPr="00013BB9">
        <w:rPr>
          <w:rFonts w:asciiTheme="majorHAnsi" w:hAnsiTheme="majorHAnsi" w:cstheme="majorHAnsi"/>
        </w:rPr>
        <w:t>WP3.2: Optimal Transport library integration and Sinkhorn solver implementation</w:t>
      </w:r>
    </w:p>
    <w:p w14:paraId="3B2EF7F0" w14:textId="77777777" w:rsidR="00DA5D38" w:rsidRPr="00013BB9" w:rsidRDefault="009A23FC">
      <w:pPr>
        <w:pStyle w:val="Compact"/>
        <w:numPr>
          <w:ilvl w:val="0"/>
          <w:numId w:val="13"/>
        </w:numPr>
        <w:rPr>
          <w:rFonts w:asciiTheme="majorHAnsi" w:hAnsiTheme="majorHAnsi" w:cstheme="majorHAnsi"/>
        </w:rPr>
      </w:pPr>
      <w:r w:rsidRPr="00013BB9">
        <w:rPr>
          <w:rFonts w:asciiTheme="majorHAnsi" w:hAnsiTheme="majorHAnsi" w:cstheme="majorHAnsi"/>
        </w:rPr>
        <w:t>WP3.3: Wasserstein barycenter algorithm for multi-subject template generation</w:t>
      </w:r>
    </w:p>
    <w:p w14:paraId="13EA8CC7" w14:textId="77777777" w:rsidR="00DA5D38" w:rsidRPr="00013BB9" w:rsidRDefault="009A23FC">
      <w:pPr>
        <w:pStyle w:val="Compact"/>
        <w:numPr>
          <w:ilvl w:val="0"/>
          <w:numId w:val="13"/>
        </w:numPr>
        <w:rPr>
          <w:rFonts w:asciiTheme="majorHAnsi" w:hAnsiTheme="majorHAnsi" w:cstheme="majorHAnsi"/>
        </w:rPr>
      </w:pPr>
      <w:r w:rsidRPr="00013BB9">
        <w:rPr>
          <w:rFonts w:asciiTheme="majorHAnsi" w:hAnsiTheme="majorHAnsi" w:cstheme="majorHAnsi"/>
        </w:rPr>
        <w:t>WP3.4: Concept drift monitoring and re-adaptation</w:t>
      </w:r>
    </w:p>
    <w:p w14:paraId="282778EC" w14:textId="77777777" w:rsidR="00DA5D38" w:rsidRPr="00013BB9" w:rsidRDefault="009A23FC">
      <w:pPr>
        <w:pStyle w:val="Compact"/>
        <w:numPr>
          <w:ilvl w:val="0"/>
          <w:numId w:val="13"/>
        </w:numPr>
        <w:rPr>
          <w:rFonts w:asciiTheme="majorHAnsi" w:hAnsiTheme="majorHAnsi" w:cstheme="majorHAnsi"/>
        </w:rPr>
      </w:pPr>
      <w:r w:rsidRPr="00013BB9">
        <w:rPr>
          <w:rFonts w:asciiTheme="majorHAnsi" w:hAnsiTheme="majorHAnsi" w:cstheme="majorHAnsi"/>
        </w:rPr>
        <w:t>WP3.5: Validation on IF-GVD cross-subject generalization benchmarks</w:t>
      </w:r>
    </w:p>
    <w:p w14:paraId="0D56CC48"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b/>
          <w:bCs/>
        </w:rPr>
        <w:lastRenderedPageBreak/>
        <w:t>WP4: Low-Level Adaptive Control</w:t>
      </w:r>
      <w:r w:rsidRPr="00013BB9">
        <w:rPr>
          <w:rFonts w:asciiTheme="majorHAnsi" w:hAnsiTheme="majorHAnsi" w:cstheme="majorHAnsi"/>
        </w:rPr>
        <w:t xml:space="preserve"> (Months 6–30, French team lead)</w:t>
      </w:r>
    </w:p>
    <w:p w14:paraId="55E791C3" w14:textId="77777777" w:rsidR="00DA5D38" w:rsidRPr="00013BB9" w:rsidRDefault="009A23FC">
      <w:pPr>
        <w:pStyle w:val="Compact"/>
        <w:numPr>
          <w:ilvl w:val="0"/>
          <w:numId w:val="14"/>
        </w:numPr>
        <w:rPr>
          <w:rFonts w:asciiTheme="majorHAnsi" w:hAnsiTheme="majorHAnsi" w:cstheme="majorHAnsi"/>
        </w:rPr>
      </w:pPr>
      <w:r w:rsidRPr="00013BB9">
        <w:rPr>
          <w:rFonts w:asciiTheme="majorHAnsi" w:hAnsiTheme="majorHAnsi" w:cstheme="majorHAnsi"/>
        </w:rPr>
        <w:t>WP4.1: Exoskeleton dynamic model identification</w:t>
      </w:r>
    </w:p>
    <w:p w14:paraId="2FCFDB1B" w14:textId="77777777" w:rsidR="00DA5D38" w:rsidRPr="00013BB9" w:rsidRDefault="009A23FC">
      <w:pPr>
        <w:pStyle w:val="Compact"/>
        <w:numPr>
          <w:ilvl w:val="0"/>
          <w:numId w:val="14"/>
        </w:numPr>
        <w:rPr>
          <w:rFonts w:asciiTheme="majorHAnsi" w:hAnsiTheme="majorHAnsi" w:cstheme="majorHAnsi"/>
        </w:rPr>
      </w:pPr>
      <w:r w:rsidRPr="00013BB9">
        <w:rPr>
          <w:rFonts w:asciiTheme="majorHAnsi" w:hAnsiTheme="majorHAnsi" w:cstheme="majorHAnsi"/>
        </w:rPr>
        <w:t>WP4.2: ESO design and simulation validation (MATLAB/Simulink)</w:t>
      </w:r>
    </w:p>
    <w:p w14:paraId="5415588C" w14:textId="77777777" w:rsidR="00DA5D38" w:rsidRPr="00013BB9" w:rsidRDefault="009A23FC">
      <w:pPr>
        <w:pStyle w:val="Compact"/>
        <w:numPr>
          <w:ilvl w:val="0"/>
          <w:numId w:val="14"/>
        </w:numPr>
        <w:rPr>
          <w:rFonts w:asciiTheme="majorHAnsi" w:hAnsiTheme="majorHAnsi" w:cstheme="majorHAnsi"/>
        </w:rPr>
      </w:pPr>
      <w:r w:rsidRPr="00013BB9">
        <w:rPr>
          <w:rFonts w:asciiTheme="majorHAnsi" w:hAnsiTheme="majorHAnsi" w:cstheme="majorHAnsi"/>
        </w:rPr>
        <w:t>WP4.3: σ-AADRC control law derivation and Lyapunov proof</w:t>
      </w:r>
    </w:p>
    <w:p w14:paraId="51F2E679" w14:textId="77777777" w:rsidR="00DA5D38" w:rsidRPr="00013BB9" w:rsidRDefault="009A23FC">
      <w:pPr>
        <w:pStyle w:val="Compact"/>
        <w:numPr>
          <w:ilvl w:val="0"/>
          <w:numId w:val="14"/>
        </w:numPr>
        <w:rPr>
          <w:rFonts w:asciiTheme="majorHAnsi" w:hAnsiTheme="majorHAnsi" w:cstheme="majorHAnsi"/>
        </w:rPr>
      </w:pPr>
      <w:r w:rsidRPr="00013BB9">
        <w:rPr>
          <w:rFonts w:asciiTheme="majorHAnsi" w:hAnsiTheme="majorHAnsi" w:cstheme="majorHAnsi"/>
        </w:rPr>
        <w:t>WP4.4: Metaheuristic DE online tuning implementation</w:t>
      </w:r>
    </w:p>
    <w:p w14:paraId="6E809435" w14:textId="77777777" w:rsidR="00DA5D38" w:rsidRPr="00013BB9" w:rsidRDefault="009A23FC">
      <w:pPr>
        <w:pStyle w:val="Compact"/>
        <w:numPr>
          <w:ilvl w:val="0"/>
          <w:numId w:val="14"/>
        </w:numPr>
        <w:rPr>
          <w:rFonts w:asciiTheme="majorHAnsi" w:hAnsiTheme="majorHAnsi" w:cstheme="majorHAnsi"/>
        </w:rPr>
      </w:pPr>
      <w:r w:rsidRPr="00013BB9">
        <w:rPr>
          <w:rFonts w:asciiTheme="majorHAnsi" w:hAnsiTheme="majorHAnsi" w:cstheme="majorHAnsi"/>
        </w:rPr>
        <w:t>WP4.5: Hardware-in-the-loop validation on exoskeleton platform</w:t>
      </w:r>
    </w:p>
    <w:p w14:paraId="55C2B6CE"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b/>
          <w:bCs/>
        </w:rPr>
        <w:t>WP5: System Integration and Validation</w:t>
      </w:r>
      <w:r w:rsidRPr="00013BB9">
        <w:rPr>
          <w:rFonts w:asciiTheme="majorHAnsi" w:hAnsiTheme="majorHAnsi" w:cstheme="majorHAnsi"/>
        </w:rPr>
        <w:t xml:space="preserve"> (Months 18–36, Both teams)</w:t>
      </w:r>
    </w:p>
    <w:p w14:paraId="29EBD8ED" w14:textId="77777777" w:rsidR="00DA5D38" w:rsidRPr="00013BB9" w:rsidRDefault="009A23FC">
      <w:pPr>
        <w:pStyle w:val="Compact"/>
        <w:numPr>
          <w:ilvl w:val="0"/>
          <w:numId w:val="15"/>
        </w:numPr>
        <w:rPr>
          <w:rFonts w:asciiTheme="majorHAnsi" w:hAnsiTheme="majorHAnsi" w:cstheme="majorHAnsi"/>
        </w:rPr>
      </w:pPr>
      <w:r w:rsidRPr="00013BB9">
        <w:rPr>
          <w:rFonts w:asciiTheme="majorHAnsi" w:hAnsiTheme="majorHAnsi" w:cstheme="majorHAnsi"/>
        </w:rPr>
        <w:t>WP5.1: Software integration (ROS2 architecture, inter-level communication)</w:t>
      </w:r>
    </w:p>
    <w:p w14:paraId="57EDB8A3" w14:textId="77777777" w:rsidR="00DA5D38" w:rsidRPr="00013BB9" w:rsidRDefault="009A23FC">
      <w:pPr>
        <w:pStyle w:val="Compact"/>
        <w:numPr>
          <w:ilvl w:val="0"/>
          <w:numId w:val="15"/>
        </w:numPr>
        <w:rPr>
          <w:rFonts w:asciiTheme="majorHAnsi" w:hAnsiTheme="majorHAnsi" w:cstheme="majorHAnsi"/>
        </w:rPr>
      </w:pPr>
      <w:r w:rsidRPr="00013BB9">
        <w:rPr>
          <w:rFonts w:asciiTheme="majorHAnsi" w:hAnsiTheme="majorHAnsi" w:cstheme="majorHAnsi"/>
        </w:rPr>
        <w:t>WP5.2: Healthy subject validation (N=20, both sites)</w:t>
      </w:r>
    </w:p>
    <w:p w14:paraId="55D13C6D" w14:textId="77777777" w:rsidR="00DA5D38" w:rsidRPr="00013BB9" w:rsidRDefault="009A23FC">
      <w:pPr>
        <w:pStyle w:val="Compact"/>
        <w:numPr>
          <w:ilvl w:val="0"/>
          <w:numId w:val="15"/>
        </w:numPr>
        <w:rPr>
          <w:rFonts w:asciiTheme="majorHAnsi" w:hAnsiTheme="majorHAnsi" w:cstheme="majorHAnsi"/>
        </w:rPr>
      </w:pPr>
      <w:r w:rsidRPr="00013BB9">
        <w:rPr>
          <w:rFonts w:asciiTheme="majorHAnsi" w:hAnsiTheme="majorHAnsi" w:cstheme="majorHAnsi"/>
        </w:rPr>
        <w:t>WP5.3: Clinical validation with elderly (N=15) and post-stroke (N=10) participants</w:t>
      </w:r>
    </w:p>
    <w:p w14:paraId="5707FB10" w14:textId="77777777" w:rsidR="00DA5D38" w:rsidRPr="00013BB9" w:rsidRDefault="009A23FC">
      <w:pPr>
        <w:pStyle w:val="Compact"/>
        <w:numPr>
          <w:ilvl w:val="0"/>
          <w:numId w:val="15"/>
        </w:numPr>
        <w:rPr>
          <w:rFonts w:asciiTheme="majorHAnsi" w:hAnsiTheme="majorHAnsi" w:cstheme="majorHAnsi"/>
        </w:rPr>
      </w:pPr>
      <w:r w:rsidRPr="00013BB9">
        <w:rPr>
          <w:rFonts w:asciiTheme="majorHAnsi" w:hAnsiTheme="majorHAnsi" w:cstheme="majorHAnsi"/>
        </w:rPr>
        <w:t>WP5.4: Comparative analysis vs. baselines</w:t>
      </w:r>
    </w:p>
    <w:p w14:paraId="68376A01" w14:textId="77777777" w:rsidR="00DA5D38" w:rsidRPr="00013BB9" w:rsidRDefault="009A23FC">
      <w:pPr>
        <w:pStyle w:val="Compact"/>
        <w:numPr>
          <w:ilvl w:val="0"/>
          <w:numId w:val="15"/>
        </w:numPr>
        <w:rPr>
          <w:rFonts w:asciiTheme="majorHAnsi" w:hAnsiTheme="majorHAnsi" w:cstheme="majorHAnsi"/>
        </w:rPr>
      </w:pPr>
      <w:r w:rsidRPr="00013BB9">
        <w:rPr>
          <w:rFonts w:asciiTheme="majorHAnsi" w:hAnsiTheme="majorHAnsi" w:cstheme="majorHAnsi"/>
        </w:rPr>
        <w:t>WP5.5: Final demonstrator, dataset, and publication release</w:t>
      </w:r>
    </w:p>
    <w:p w14:paraId="30EA965C" w14:textId="77777777" w:rsidR="00DA5D38" w:rsidRPr="00013BB9" w:rsidRDefault="009A23FC">
      <w:pPr>
        <w:pStyle w:val="Heading3"/>
        <w:rPr>
          <w:rFonts w:cstheme="majorHAnsi"/>
          <w:color w:val="auto"/>
        </w:rPr>
      </w:pPr>
      <w:bookmarkStart w:id="100" w:name="detailed-time-schedule"/>
      <w:bookmarkEnd w:id="99"/>
      <w:r w:rsidRPr="00013BB9">
        <w:rPr>
          <w:rFonts w:cstheme="majorHAnsi"/>
          <w:color w:val="auto"/>
        </w:rPr>
        <w:t>Detailed Time Schedule</w:t>
      </w:r>
    </w:p>
    <w:p w14:paraId="329713C6" w14:textId="77777777" w:rsidR="009A23FC" w:rsidRPr="00013BB9" w:rsidRDefault="009A23FC" w:rsidP="009A23FC">
      <w:pPr>
        <w:pStyle w:val="BodyText"/>
        <w:rPr>
          <w:rFonts w:asciiTheme="majorHAnsi" w:hAnsiTheme="majorHAnsi" w:cstheme="majorHAnsi"/>
        </w:rPr>
      </w:pPr>
    </w:p>
    <w:tbl>
      <w:tblPr>
        <w:tblStyle w:val="Table"/>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05"/>
        <w:gridCol w:w="3875"/>
        <w:gridCol w:w="3570"/>
      </w:tblGrid>
      <w:tr w:rsidR="00B15BC2" w:rsidRPr="00013BB9" w14:paraId="24E0FCFB" w14:textId="77777777" w:rsidTr="00F544BF">
        <w:trPr>
          <w:cnfStyle w:val="100000000000" w:firstRow="1" w:lastRow="0" w:firstColumn="0" w:lastColumn="0" w:oddVBand="0" w:evenVBand="0" w:oddHBand="0" w:evenHBand="0" w:firstRowFirstColumn="0" w:firstRowLastColumn="0" w:lastRowFirstColumn="0" w:lastRowLastColumn="0"/>
          <w:tblHeader/>
        </w:trPr>
        <w:tc>
          <w:tcPr>
            <w:tcW w:w="1019" w:type="pct"/>
            <w:vAlign w:val="center"/>
          </w:tcPr>
          <w:p w14:paraId="68DE704A" w14:textId="77777777" w:rsidR="00DA5D38" w:rsidRPr="00013BB9" w:rsidRDefault="009A23FC" w:rsidP="00F544BF">
            <w:pPr>
              <w:pStyle w:val="AbstractTitle"/>
              <w:rPr>
                <w:rFonts w:asciiTheme="majorHAnsi" w:hAnsiTheme="majorHAnsi" w:cstheme="majorHAnsi"/>
                <w:color w:val="auto"/>
              </w:rPr>
            </w:pPr>
            <w:r w:rsidRPr="00013BB9">
              <w:rPr>
                <w:rFonts w:asciiTheme="majorHAnsi" w:hAnsiTheme="majorHAnsi" w:cstheme="majorHAnsi"/>
                <w:color w:val="auto"/>
              </w:rPr>
              <w:t>TIME SCHEDULE</w:t>
            </w:r>
          </w:p>
        </w:tc>
        <w:tc>
          <w:tcPr>
            <w:tcW w:w="2072" w:type="pct"/>
            <w:vAlign w:val="center"/>
          </w:tcPr>
          <w:p w14:paraId="3886AD29" w14:textId="77777777" w:rsidR="00DA5D38" w:rsidRPr="00013BB9" w:rsidRDefault="009A23FC" w:rsidP="00F544BF">
            <w:pPr>
              <w:pStyle w:val="AbstractTitle"/>
              <w:rPr>
                <w:rFonts w:asciiTheme="majorHAnsi" w:hAnsiTheme="majorHAnsi" w:cstheme="majorHAnsi"/>
                <w:color w:val="auto"/>
              </w:rPr>
            </w:pPr>
            <w:r w:rsidRPr="00013BB9">
              <w:rPr>
                <w:rFonts w:asciiTheme="majorHAnsi" w:hAnsiTheme="majorHAnsi" w:cstheme="majorHAnsi"/>
                <w:color w:val="auto"/>
              </w:rPr>
              <w:t>INDIA</w:t>
            </w:r>
          </w:p>
        </w:tc>
        <w:tc>
          <w:tcPr>
            <w:tcW w:w="1909" w:type="pct"/>
            <w:vAlign w:val="center"/>
          </w:tcPr>
          <w:p w14:paraId="21ADD56A" w14:textId="77777777" w:rsidR="00DA5D38" w:rsidRPr="00013BB9" w:rsidRDefault="009A23FC" w:rsidP="00F544BF">
            <w:pPr>
              <w:pStyle w:val="AbstractTitle"/>
              <w:rPr>
                <w:rFonts w:asciiTheme="majorHAnsi" w:hAnsiTheme="majorHAnsi" w:cstheme="majorHAnsi"/>
                <w:color w:val="auto"/>
              </w:rPr>
            </w:pPr>
            <w:r w:rsidRPr="00013BB9">
              <w:rPr>
                <w:rFonts w:asciiTheme="majorHAnsi" w:hAnsiTheme="majorHAnsi" w:cstheme="majorHAnsi"/>
                <w:color w:val="auto"/>
              </w:rPr>
              <w:t>FRANCE</w:t>
            </w:r>
          </w:p>
        </w:tc>
      </w:tr>
      <w:tr w:rsidR="00B15BC2" w:rsidRPr="00013BB9" w14:paraId="47FC713E" w14:textId="77777777" w:rsidTr="00F544BF">
        <w:tc>
          <w:tcPr>
            <w:tcW w:w="1019" w:type="pct"/>
          </w:tcPr>
          <w:p w14:paraId="6655E8DF"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b/>
                <w:bCs/>
                <w:sz w:val="22"/>
              </w:rPr>
              <w:t xml:space="preserve">1st Year </w:t>
            </w:r>
            <w:r w:rsidR="00013BB9">
              <w:rPr>
                <w:rFonts w:asciiTheme="majorHAnsi" w:hAnsiTheme="majorHAnsi" w:cstheme="majorHAnsi"/>
                <w:b/>
                <w:bCs/>
                <w:sz w:val="22"/>
              </w:rPr>
              <w:br/>
            </w:r>
            <w:r w:rsidRPr="00013BB9">
              <w:rPr>
                <w:rFonts w:asciiTheme="majorHAnsi" w:hAnsiTheme="majorHAnsi" w:cstheme="majorHAnsi"/>
                <w:b/>
                <w:bCs/>
                <w:sz w:val="22"/>
              </w:rPr>
              <w:t>(Months 1–12)</w:t>
            </w:r>
          </w:p>
        </w:tc>
        <w:tc>
          <w:tcPr>
            <w:tcW w:w="2072" w:type="pct"/>
          </w:tcPr>
          <w:p w14:paraId="08D39BFD"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Setup of IMU + plantar insole sensing platform</w:t>
            </w:r>
          </w:p>
          <w:p w14:paraId="3913FEBE"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Data collection campaigns (healthy adults, N=30)</w:t>
            </w:r>
          </w:p>
          <w:p w14:paraId="4F20A3F4"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Fuzzy-CNN-GRU architecture development</w:t>
            </w:r>
          </w:p>
          <w:p w14:paraId="323E94D1"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Evolutionary NAS (NSGA-II framework)</w:t>
            </w:r>
          </w:p>
          <w:p w14:paraId="25DFF337"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PSO-based hyperparameter tuning</w:t>
            </w:r>
          </w:p>
          <w:p w14:paraId="1B823DEE"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Initial classification benchmark experiments</w:t>
            </w:r>
          </w:p>
          <w:p w14:paraId="6E8E88BC"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2–3 conference papers</w:t>
            </w:r>
          </w:p>
        </w:tc>
        <w:tc>
          <w:tcPr>
            <w:tcW w:w="1909" w:type="pct"/>
          </w:tcPr>
          <w:p w14:paraId="6D2073C1"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Exoskeleton platform setup and instrumentation</w:t>
            </w:r>
          </w:p>
          <w:p w14:paraId="11059CD7"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ESO design and MATLAB/Simulink simulation</w:t>
            </w:r>
          </w:p>
          <w:p w14:paraId="489B579B" w14:textId="77777777" w:rsidR="00A168CC" w:rsidRDefault="009A23FC" w:rsidP="009A23FC">
            <w:pPr>
              <w:pStyle w:val="Compact"/>
              <w:rPr>
                <w:ins w:id="101" w:author="Wanxin Chen" w:date="2026-04-16T13:52:00Z"/>
                <w:rFonts w:asciiTheme="majorHAnsi" w:hAnsiTheme="majorHAnsi" w:cstheme="majorHAnsi"/>
                <w:sz w:val="22"/>
              </w:rPr>
            </w:pPr>
            <w:r w:rsidRPr="00013BB9">
              <w:rPr>
                <w:rFonts w:asciiTheme="majorHAnsi" w:hAnsiTheme="majorHAnsi" w:cstheme="majorHAnsi"/>
                <w:sz w:val="22"/>
              </w:rPr>
              <w:t>• NvGRF modeling from plantar sensors</w:t>
            </w:r>
          </w:p>
          <w:p w14:paraId="1F5EA2F9" w14:textId="48E30749"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Dynamic model identification</w:t>
            </w:r>
          </w:p>
          <w:p w14:paraId="2B22A4FF" w14:textId="77777777" w:rsidR="00677B3D" w:rsidRDefault="009A23FC" w:rsidP="009A23FC">
            <w:pPr>
              <w:pStyle w:val="Compact"/>
              <w:rPr>
                <w:ins w:id="102" w:author="Wanxin Chen" w:date="2026-04-16T13:52:00Z"/>
                <w:rFonts w:asciiTheme="majorHAnsi" w:hAnsiTheme="majorHAnsi" w:cstheme="majorHAnsi"/>
                <w:sz w:val="22"/>
              </w:rPr>
            </w:pPr>
            <w:r w:rsidRPr="00013BB9">
              <w:rPr>
                <w:rFonts w:asciiTheme="majorHAnsi" w:hAnsiTheme="majorHAnsi" w:cstheme="majorHAnsi"/>
                <w:sz w:val="22"/>
              </w:rPr>
              <w:t>• Exchange visit to India (2 weeks, French PhD student)</w:t>
            </w:r>
          </w:p>
          <w:p w14:paraId="0C9EED26" w14:textId="34869C30"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2–3 conference papers</w:t>
            </w:r>
          </w:p>
        </w:tc>
      </w:tr>
      <w:tr w:rsidR="00B15BC2" w:rsidRPr="00013BB9" w14:paraId="34BE83D3" w14:textId="77777777" w:rsidTr="00F544BF">
        <w:tc>
          <w:tcPr>
            <w:tcW w:w="1019" w:type="pct"/>
          </w:tcPr>
          <w:p w14:paraId="3A913855"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b/>
                <w:bCs/>
                <w:sz w:val="22"/>
              </w:rPr>
              <w:t xml:space="preserve">2nd Year </w:t>
            </w:r>
            <w:r w:rsidR="00013BB9">
              <w:rPr>
                <w:rFonts w:asciiTheme="majorHAnsi" w:hAnsiTheme="majorHAnsi" w:cstheme="majorHAnsi"/>
                <w:b/>
                <w:bCs/>
                <w:sz w:val="22"/>
              </w:rPr>
              <w:br/>
            </w:r>
            <w:r w:rsidRPr="00013BB9">
              <w:rPr>
                <w:rFonts w:asciiTheme="majorHAnsi" w:hAnsiTheme="majorHAnsi" w:cstheme="majorHAnsi"/>
                <w:b/>
                <w:bCs/>
                <w:sz w:val="22"/>
              </w:rPr>
              <w:t>(Months 13–24)</w:t>
            </w:r>
          </w:p>
        </w:tc>
        <w:tc>
          <w:tcPr>
            <w:tcW w:w="2072" w:type="pct"/>
          </w:tcPr>
          <w:p w14:paraId="702AE26D"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Intra-subject variability modeling (GMM)</w:t>
            </w:r>
          </w:p>
          <w:p w14:paraId="383D6FBA"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Online Bayesian gait state tracking</w:t>
            </w:r>
          </w:p>
          <w:p w14:paraId="27F3FD6D"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Optimal Transport domain adaptation (Sinkhorn)</w:t>
            </w:r>
          </w:p>
          <w:p w14:paraId="564E03AE"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Wasserstein barycenter algorithm implementation</w:t>
            </w:r>
          </w:p>
          <w:p w14:paraId="09F01630" w14:textId="77777777" w:rsidR="001919E1"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Cross-subject trajectory generalization benchmarks</w:t>
            </w:r>
          </w:p>
          <w:p w14:paraId="5A8FD919" w14:textId="77777777" w:rsidR="001919E1"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Exchange visit to France (2 weeks, Indian PhD student)</w:t>
            </w:r>
          </w:p>
          <w:p w14:paraId="5B886D9F"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2–3 journal papers</w:t>
            </w:r>
          </w:p>
        </w:tc>
        <w:tc>
          <w:tcPr>
            <w:tcW w:w="1909" w:type="pct"/>
          </w:tcPr>
          <w:p w14:paraId="1BE248ED"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σ-AADRC control law finalization and Lyapunov proof</w:t>
            </w:r>
          </w:p>
          <w:p w14:paraId="53146F9B"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DE online parameter tuning embedded firmware</w:t>
            </w:r>
          </w:p>
          <w:p w14:paraId="520A8066"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Hardware-in-the-loop validation</w:t>
            </w:r>
          </w:p>
          <w:p w14:paraId="35C0627D" w14:textId="77777777" w:rsidR="00E844E2" w:rsidRDefault="009A23FC" w:rsidP="009A23FC">
            <w:pPr>
              <w:pStyle w:val="Compact"/>
              <w:rPr>
                <w:rFonts w:asciiTheme="majorHAnsi" w:hAnsiTheme="majorHAnsi" w:cstheme="majorHAnsi"/>
                <w:sz w:val="22"/>
              </w:rPr>
            </w:pPr>
            <w:r w:rsidRPr="00013BB9">
              <w:rPr>
                <w:rFonts w:asciiTheme="majorHAnsi" w:hAnsiTheme="majorHAnsi" w:cstheme="majorHAnsi"/>
                <w:sz w:val="22"/>
              </w:rPr>
              <w:t>• Healthy subject experiments (N=20, France)</w:t>
            </w:r>
          </w:p>
          <w:p w14:paraId="77ECA2E4" w14:textId="63119CFC" w:rsidR="001919E1"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Healthy subject experiments (N=20, India)</w:t>
            </w:r>
          </w:p>
          <w:p w14:paraId="4C31FCDD"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2–3 journal papers</w:t>
            </w:r>
          </w:p>
        </w:tc>
      </w:tr>
      <w:tr w:rsidR="00B15BC2" w:rsidRPr="00013BB9" w14:paraId="11BBA281" w14:textId="77777777" w:rsidTr="00F544BF">
        <w:tc>
          <w:tcPr>
            <w:tcW w:w="1019" w:type="pct"/>
          </w:tcPr>
          <w:p w14:paraId="0BD411D1"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b/>
                <w:bCs/>
                <w:sz w:val="22"/>
              </w:rPr>
              <w:t xml:space="preserve">3rd Year </w:t>
            </w:r>
            <w:r w:rsidR="00013BB9">
              <w:rPr>
                <w:rFonts w:asciiTheme="majorHAnsi" w:hAnsiTheme="majorHAnsi" w:cstheme="majorHAnsi"/>
                <w:b/>
                <w:bCs/>
                <w:sz w:val="22"/>
              </w:rPr>
              <w:br/>
            </w:r>
            <w:r w:rsidRPr="00013BB9">
              <w:rPr>
                <w:rFonts w:asciiTheme="majorHAnsi" w:hAnsiTheme="majorHAnsi" w:cstheme="majorHAnsi"/>
                <w:b/>
                <w:bCs/>
                <w:sz w:val="22"/>
              </w:rPr>
              <w:t>(Months 25–36)</w:t>
            </w:r>
          </w:p>
        </w:tc>
        <w:tc>
          <w:tcPr>
            <w:tcW w:w="2072" w:type="pct"/>
          </w:tcPr>
          <w:p w14:paraId="61BC426F" w14:textId="77777777" w:rsidR="001919E1"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Concept drift monitoring and re-adaptation module• Complete MLO stack software integration</w:t>
            </w:r>
          </w:p>
          <w:p w14:paraId="0E4D8F6B" w14:textId="77777777" w:rsidR="001919E1"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lastRenderedPageBreak/>
              <w:t>• Release of IF-GVD dataset (Zenodo/PhysioNet)</w:t>
            </w:r>
          </w:p>
          <w:p w14:paraId="5083AF59" w14:textId="77777777" w:rsidR="001919E1"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Patent application filing (India)</w:t>
            </w:r>
          </w:p>
          <w:p w14:paraId="66EABB00" w14:textId="77777777" w:rsidR="001919E1"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Final 2–3 journal papers</w:t>
            </w:r>
          </w:p>
          <w:p w14:paraId="5614EEC0"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Joint summer school co-organization</w:t>
            </w:r>
          </w:p>
        </w:tc>
        <w:tc>
          <w:tcPr>
            <w:tcW w:w="1909" w:type="pct"/>
          </w:tcPr>
          <w:p w14:paraId="7C183056" w14:textId="77777777" w:rsidR="001919E1"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lastRenderedPageBreak/>
              <w:t>• Clinical validation (elderly, N=15; post-stroke, N=10)</w:t>
            </w:r>
          </w:p>
          <w:p w14:paraId="4703455C" w14:textId="77777777" w:rsidR="001919E1"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lastRenderedPageBreak/>
              <w:t>• Full system demonstrator integration</w:t>
            </w:r>
          </w:p>
          <w:p w14:paraId="6388A679" w14:textId="77777777" w:rsidR="001919E1"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Comparative analysis vs. baselines</w:t>
            </w:r>
          </w:p>
          <w:p w14:paraId="0C6757D0" w14:textId="77777777" w:rsidR="001919E1"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Patent application filing (France)</w:t>
            </w:r>
          </w:p>
          <w:p w14:paraId="73A07098" w14:textId="77777777" w:rsidR="001919E1"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Technology transfer white paper</w:t>
            </w:r>
          </w:p>
          <w:p w14:paraId="6D0C7399"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Final 2–3 journal papers</w:t>
            </w:r>
          </w:p>
        </w:tc>
      </w:tr>
    </w:tbl>
    <w:p w14:paraId="6655F452" w14:textId="77777777" w:rsidR="001919E1" w:rsidRPr="00013BB9" w:rsidRDefault="009A23FC" w:rsidP="001919E1">
      <w:pPr>
        <w:pStyle w:val="Heading3"/>
        <w:rPr>
          <w:rFonts w:cstheme="majorHAnsi"/>
          <w:color w:val="auto"/>
        </w:rPr>
      </w:pPr>
      <w:bookmarkStart w:id="103" w:name="milestones"/>
      <w:bookmarkEnd w:id="100"/>
      <w:r w:rsidRPr="00013BB9">
        <w:rPr>
          <w:rFonts w:cstheme="majorHAnsi"/>
          <w:color w:val="auto"/>
        </w:rPr>
        <w:lastRenderedPageBreak/>
        <w:br w:type="textWrapping" w:clear="all"/>
        <w:t>Milestones</w:t>
      </w:r>
    </w:p>
    <w:p w14:paraId="0A8AD63E" w14:textId="77777777" w:rsidR="001919E1" w:rsidRPr="00013BB9" w:rsidRDefault="001919E1" w:rsidP="001919E1">
      <w:pPr>
        <w:pStyle w:val="BodyText"/>
        <w:rPr>
          <w:rFonts w:asciiTheme="majorHAnsi" w:hAnsiTheme="majorHAnsi" w:cstheme="majorHAnsi"/>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38"/>
        <w:gridCol w:w="7041"/>
        <w:gridCol w:w="971"/>
      </w:tblGrid>
      <w:tr w:rsidR="00B15BC2" w:rsidRPr="00013BB9" w14:paraId="7B171D17" w14:textId="77777777" w:rsidTr="001919E1">
        <w:trPr>
          <w:cnfStyle w:val="100000000000" w:firstRow="1" w:lastRow="0" w:firstColumn="0" w:lastColumn="0" w:oddVBand="0" w:evenVBand="0" w:oddHBand="0" w:evenHBand="0" w:firstRowFirstColumn="0" w:firstRowLastColumn="0" w:lastRowFirstColumn="0" w:lastRowLastColumn="0"/>
          <w:tblHeader/>
        </w:trPr>
        <w:tc>
          <w:tcPr>
            <w:tcW w:w="716" w:type="pct"/>
          </w:tcPr>
          <w:p w14:paraId="0B49C3F2"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Milestone</w:t>
            </w:r>
          </w:p>
        </w:tc>
        <w:tc>
          <w:tcPr>
            <w:tcW w:w="3765" w:type="pct"/>
          </w:tcPr>
          <w:p w14:paraId="27EECFF7"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Description</w:t>
            </w:r>
          </w:p>
        </w:tc>
        <w:tc>
          <w:tcPr>
            <w:tcW w:w="519" w:type="pct"/>
          </w:tcPr>
          <w:p w14:paraId="0FAD014A"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Month</w:t>
            </w:r>
          </w:p>
        </w:tc>
      </w:tr>
      <w:tr w:rsidR="00B15BC2" w:rsidRPr="00013BB9" w14:paraId="0AC49D26" w14:textId="77777777" w:rsidTr="001919E1">
        <w:tc>
          <w:tcPr>
            <w:tcW w:w="716" w:type="pct"/>
          </w:tcPr>
          <w:p w14:paraId="40C3F7D0"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M1</w:t>
            </w:r>
          </w:p>
        </w:tc>
        <w:tc>
          <w:tcPr>
            <w:tcW w:w="3765" w:type="pct"/>
          </w:tcPr>
          <w:p w14:paraId="3906B52A"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Sensing platform operational at both sites</w:t>
            </w:r>
          </w:p>
        </w:tc>
        <w:tc>
          <w:tcPr>
            <w:tcW w:w="519" w:type="pct"/>
          </w:tcPr>
          <w:p w14:paraId="5160D47D"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3</w:t>
            </w:r>
          </w:p>
        </w:tc>
      </w:tr>
      <w:tr w:rsidR="00B15BC2" w:rsidRPr="00013BB9" w14:paraId="2529EB23" w14:textId="77777777" w:rsidTr="001919E1">
        <w:tc>
          <w:tcPr>
            <w:tcW w:w="716" w:type="pct"/>
          </w:tcPr>
          <w:p w14:paraId="33CD7733"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M2</w:t>
            </w:r>
          </w:p>
        </w:tc>
        <w:tc>
          <w:tcPr>
            <w:tcW w:w="3765" w:type="pct"/>
          </w:tcPr>
          <w:p w14:paraId="6C62A270"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First IF-GVD batch (healthy adults, N=30) available</w:t>
            </w:r>
          </w:p>
        </w:tc>
        <w:tc>
          <w:tcPr>
            <w:tcW w:w="519" w:type="pct"/>
          </w:tcPr>
          <w:p w14:paraId="1EFE8465"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9</w:t>
            </w:r>
          </w:p>
        </w:tc>
      </w:tr>
      <w:tr w:rsidR="00B15BC2" w:rsidRPr="00013BB9" w14:paraId="0F1BD32A" w14:textId="77777777" w:rsidTr="001919E1">
        <w:tc>
          <w:tcPr>
            <w:tcW w:w="716" w:type="pct"/>
          </w:tcPr>
          <w:p w14:paraId="542E6C63"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M3</w:t>
            </w:r>
          </w:p>
        </w:tc>
        <w:tc>
          <w:tcPr>
            <w:tcW w:w="3765" w:type="pct"/>
          </w:tcPr>
          <w:p w14:paraId="14010788"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Fuzzy-CNN-GRU model achieving ≥90% gait phase accuracy</w:t>
            </w:r>
          </w:p>
        </w:tc>
        <w:tc>
          <w:tcPr>
            <w:tcW w:w="519" w:type="pct"/>
          </w:tcPr>
          <w:p w14:paraId="068A9FA9"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12</w:t>
            </w:r>
          </w:p>
        </w:tc>
      </w:tr>
      <w:tr w:rsidR="00B15BC2" w:rsidRPr="00013BB9" w14:paraId="6D852882" w14:textId="77777777" w:rsidTr="001919E1">
        <w:tc>
          <w:tcPr>
            <w:tcW w:w="716" w:type="pct"/>
          </w:tcPr>
          <w:p w14:paraId="3980B1A6"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M4</w:t>
            </w:r>
          </w:p>
        </w:tc>
        <w:tc>
          <w:tcPr>
            <w:tcW w:w="3765" w:type="pct"/>
          </w:tcPr>
          <w:p w14:paraId="192BFA69"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Evolutionary NAS Pareto front established</w:t>
            </w:r>
          </w:p>
        </w:tc>
        <w:tc>
          <w:tcPr>
            <w:tcW w:w="519" w:type="pct"/>
          </w:tcPr>
          <w:p w14:paraId="47323E19"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15</w:t>
            </w:r>
          </w:p>
        </w:tc>
      </w:tr>
      <w:tr w:rsidR="00B15BC2" w:rsidRPr="00013BB9" w14:paraId="39EC0488" w14:textId="77777777" w:rsidTr="001919E1">
        <w:tc>
          <w:tcPr>
            <w:tcW w:w="716" w:type="pct"/>
          </w:tcPr>
          <w:p w14:paraId="287004DB"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M5</w:t>
            </w:r>
          </w:p>
        </w:tc>
        <w:tc>
          <w:tcPr>
            <w:tcW w:w="3765" w:type="pct"/>
          </w:tcPr>
          <w:p w14:paraId="6C770253"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NvGRF model validated (RMSE ≤ 0.1 BW)</w:t>
            </w:r>
          </w:p>
        </w:tc>
        <w:tc>
          <w:tcPr>
            <w:tcW w:w="519" w:type="pct"/>
          </w:tcPr>
          <w:p w14:paraId="2CA10FE8"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12</w:t>
            </w:r>
          </w:p>
        </w:tc>
      </w:tr>
      <w:tr w:rsidR="00B15BC2" w:rsidRPr="00013BB9" w14:paraId="26C46C04" w14:textId="77777777" w:rsidTr="001919E1">
        <w:tc>
          <w:tcPr>
            <w:tcW w:w="716" w:type="pct"/>
          </w:tcPr>
          <w:p w14:paraId="2E76B9A9"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M6</w:t>
            </w:r>
          </w:p>
        </w:tc>
        <w:tc>
          <w:tcPr>
            <w:tcW w:w="3765" w:type="pct"/>
          </w:tcPr>
          <w:p w14:paraId="1BBD6396"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OT domain adaptation reducing cross-subject error by ≥40%</w:t>
            </w:r>
          </w:p>
        </w:tc>
        <w:tc>
          <w:tcPr>
            <w:tcW w:w="519" w:type="pct"/>
          </w:tcPr>
          <w:p w14:paraId="4BA22724"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20</w:t>
            </w:r>
          </w:p>
        </w:tc>
      </w:tr>
      <w:tr w:rsidR="00B15BC2" w:rsidRPr="00013BB9" w14:paraId="41C3E2E3" w14:textId="77777777" w:rsidTr="001919E1">
        <w:tc>
          <w:tcPr>
            <w:tcW w:w="716" w:type="pct"/>
          </w:tcPr>
          <w:p w14:paraId="5870AA6C"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M7</w:t>
            </w:r>
          </w:p>
        </w:tc>
        <w:tc>
          <w:tcPr>
            <w:tcW w:w="3765" w:type="pct"/>
          </w:tcPr>
          <w:p w14:paraId="7546CA52"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σ-AADRC Lyapunov stability proof completed</w:t>
            </w:r>
          </w:p>
        </w:tc>
        <w:tc>
          <w:tcPr>
            <w:tcW w:w="519" w:type="pct"/>
          </w:tcPr>
          <w:p w14:paraId="37CCAADE"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18</w:t>
            </w:r>
          </w:p>
        </w:tc>
      </w:tr>
      <w:tr w:rsidR="00B15BC2" w:rsidRPr="00013BB9" w14:paraId="7ACBCB8E" w14:textId="77777777" w:rsidTr="001919E1">
        <w:tc>
          <w:tcPr>
            <w:tcW w:w="716" w:type="pct"/>
          </w:tcPr>
          <w:p w14:paraId="12E3E8F2"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M8</w:t>
            </w:r>
          </w:p>
        </w:tc>
        <w:tc>
          <w:tcPr>
            <w:tcW w:w="3765" w:type="pct"/>
          </w:tcPr>
          <w:p w14:paraId="4C6C5485"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Hardware-in-the-loop validation completed</w:t>
            </w:r>
          </w:p>
        </w:tc>
        <w:tc>
          <w:tcPr>
            <w:tcW w:w="519" w:type="pct"/>
          </w:tcPr>
          <w:p w14:paraId="72F34C87"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24</w:t>
            </w:r>
          </w:p>
        </w:tc>
      </w:tr>
      <w:tr w:rsidR="00B15BC2" w:rsidRPr="00013BB9" w14:paraId="3B4BBE88" w14:textId="77777777" w:rsidTr="001919E1">
        <w:tc>
          <w:tcPr>
            <w:tcW w:w="716" w:type="pct"/>
          </w:tcPr>
          <w:p w14:paraId="774CF1CE"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M9</w:t>
            </w:r>
          </w:p>
        </w:tc>
        <w:tc>
          <w:tcPr>
            <w:tcW w:w="3765" w:type="pct"/>
          </w:tcPr>
          <w:p w14:paraId="5DE56957"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Full MLO system integration operational</w:t>
            </w:r>
          </w:p>
        </w:tc>
        <w:tc>
          <w:tcPr>
            <w:tcW w:w="519" w:type="pct"/>
          </w:tcPr>
          <w:p w14:paraId="45071209"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27</w:t>
            </w:r>
          </w:p>
        </w:tc>
      </w:tr>
      <w:tr w:rsidR="00B15BC2" w:rsidRPr="00013BB9" w14:paraId="51AFF291" w14:textId="77777777" w:rsidTr="001919E1">
        <w:tc>
          <w:tcPr>
            <w:tcW w:w="716" w:type="pct"/>
          </w:tcPr>
          <w:p w14:paraId="63D94A62"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M10</w:t>
            </w:r>
          </w:p>
        </w:tc>
        <w:tc>
          <w:tcPr>
            <w:tcW w:w="3765" w:type="pct"/>
          </w:tcPr>
          <w:p w14:paraId="22078FC8"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Healthy subject validation complete (N=40)</w:t>
            </w:r>
          </w:p>
        </w:tc>
        <w:tc>
          <w:tcPr>
            <w:tcW w:w="519" w:type="pct"/>
          </w:tcPr>
          <w:p w14:paraId="1723C101"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30</w:t>
            </w:r>
          </w:p>
        </w:tc>
      </w:tr>
      <w:tr w:rsidR="00B15BC2" w:rsidRPr="00013BB9" w14:paraId="11DD6132" w14:textId="77777777" w:rsidTr="001919E1">
        <w:tc>
          <w:tcPr>
            <w:tcW w:w="716" w:type="pct"/>
          </w:tcPr>
          <w:p w14:paraId="65F98F26"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M11</w:t>
            </w:r>
          </w:p>
        </w:tc>
        <w:tc>
          <w:tcPr>
            <w:tcW w:w="3765" w:type="pct"/>
          </w:tcPr>
          <w:p w14:paraId="31F582EA"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Clinical validation complete</w:t>
            </w:r>
          </w:p>
        </w:tc>
        <w:tc>
          <w:tcPr>
            <w:tcW w:w="519" w:type="pct"/>
          </w:tcPr>
          <w:p w14:paraId="32AC2A3E"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35</w:t>
            </w:r>
          </w:p>
        </w:tc>
      </w:tr>
      <w:tr w:rsidR="00B15BC2" w:rsidRPr="00013BB9" w14:paraId="330A3F2A" w14:textId="77777777" w:rsidTr="001919E1">
        <w:tc>
          <w:tcPr>
            <w:tcW w:w="716" w:type="pct"/>
          </w:tcPr>
          <w:p w14:paraId="74E67861"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M12</w:t>
            </w:r>
          </w:p>
        </w:tc>
        <w:tc>
          <w:tcPr>
            <w:tcW w:w="3765" w:type="pct"/>
          </w:tcPr>
          <w:p w14:paraId="48A50A70"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Final deliverables (dataset, code, publications) released</w:t>
            </w:r>
          </w:p>
        </w:tc>
        <w:tc>
          <w:tcPr>
            <w:tcW w:w="519" w:type="pct"/>
          </w:tcPr>
          <w:p w14:paraId="7E8E456C"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36</w:t>
            </w:r>
          </w:p>
        </w:tc>
      </w:tr>
    </w:tbl>
    <w:p w14:paraId="2B25FCB6" w14:textId="77777777" w:rsidR="00DA5D38" w:rsidRPr="00013BB9" w:rsidRDefault="00DA5D38">
      <w:pPr>
        <w:rPr>
          <w:rFonts w:asciiTheme="majorHAnsi" w:hAnsiTheme="majorHAnsi" w:cstheme="majorHAnsi"/>
        </w:rPr>
      </w:pPr>
    </w:p>
    <w:p w14:paraId="6B5C8C69" w14:textId="77777777" w:rsidR="00DA5D38" w:rsidRPr="00013BB9" w:rsidRDefault="009A23FC">
      <w:pPr>
        <w:pStyle w:val="Heading2"/>
        <w:rPr>
          <w:rFonts w:cstheme="majorHAnsi"/>
          <w:color w:val="auto"/>
        </w:rPr>
      </w:pPr>
      <w:bookmarkStart w:id="104" w:name="evaluation-validation"/>
      <w:bookmarkEnd w:id="98"/>
      <w:bookmarkEnd w:id="103"/>
      <w:r w:rsidRPr="00013BB9">
        <w:rPr>
          <w:rFonts w:cstheme="majorHAnsi"/>
          <w:color w:val="auto"/>
        </w:rPr>
        <w:t>13. Evaluation &amp; Validation</w:t>
      </w:r>
    </w:p>
    <w:p w14:paraId="58837E1F" w14:textId="77777777" w:rsidR="00DA5D38" w:rsidRPr="00013BB9" w:rsidRDefault="009A23FC">
      <w:pPr>
        <w:pStyle w:val="Heading3"/>
        <w:rPr>
          <w:rFonts w:cstheme="majorHAnsi"/>
          <w:color w:val="auto"/>
        </w:rPr>
      </w:pPr>
      <w:bookmarkStart w:id="105" w:name="experimental-setup"/>
      <w:r w:rsidRPr="00013BB9">
        <w:rPr>
          <w:rFonts w:cstheme="majorHAnsi"/>
          <w:color w:val="auto"/>
        </w:rPr>
        <w:t>13.1 Experimental Setup</w:t>
      </w:r>
    </w:p>
    <w:p w14:paraId="478A4D58" w14:textId="084891E4" w:rsidR="00DA5D38" w:rsidRPr="00013BB9" w:rsidRDefault="009A23FC" w:rsidP="001919E1">
      <w:pPr>
        <w:pStyle w:val="FirstParagraph"/>
        <w:jc w:val="both"/>
        <w:rPr>
          <w:rFonts w:asciiTheme="majorHAnsi" w:hAnsiTheme="majorHAnsi" w:cstheme="majorHAnsi"/>
        </w:rPr>
      </w:pPr>
      <w:r w:rsidRPr="00013BB9">
        <w:rPr>
          <w:rFonts w:asciiTheme="majorHAnsi" w:hAnsiTheme="majorHAnsi" w:cstheme="majorHAnsi"/>
          <w:b/>
          <w:bCs/>
        </w:rPr>
        <w:t>Site 1 (India):</w:t>
      </w:r>
      <w:r w:rsidRPr="00013BB9">
        <w:rPr>
          <w:rFonts w:asciiTheme="majorHAnsi" w:hAnsiTheme="majorHAnsi" w:cstheme="majorHAnsi"/>
        </w:rPr>
        <w:t xml:space="preserve"> </w:t>
      </w:r>
      <w:commentRangeStart w:id="106"/>
      <w:r w:rsidRPr="00C46EC1">
        <w:rPr>
          <w:rFonts w:asciiTheme="majorHAnsi" w:hAnsiTheme="majorHAnsi" w:cstheme="majorHAnsi"/>
          <w:rPrChange w:id="107" w:author="Wanxin Chen" w:date="2026-04-16T14:09:00Z">
            <w:rPr>
              <w:rFonts w:asciiTheme="majorHAnsi" w:hAnsiTheme="majorHAnsi" w:cstheme="majorHAnsi"/>
              <w:highlight w:val="yellow"/>
            </w:rPr>
          </w:rPrChange>
        </w:rPr>
        <w:t>Laboratory motion capture system (VICON Nexus, 10-camera, 250 Hz), two force plates (Kistler 9260AA, 2000 Hz), a clinical 6-minute walk test track, and the wearable sensor platform. Healthy adult participants recruited through the institutional human subjects research board.</w:t>
      </w:r>
      <w:commentRangeEnd w:id="106"/>
      <w:r w:rsidR="00013BB9" w:rsidRPr="00C46EC1">
        <w:rPr>
          <w:rStyle w:val="CommentReference"/>
        </w:rPr>
        <w:commentReference w:id="106"/>
      </w:r>
      <w:r w:rsidR="00E844E2">
        <w:rPr>
          <w:rFonts w:asciiTheme="majorHAnsi" w:hAnsiTheme="majorHAnsi" w:cstheme="majorHAnsi"/>
        </w:rPr>
        <w:tab/>
      </w:r>
    </w:p>
    <w:p w14:paraId="1FC5F9E5" w14:textId="7C8536C4" w:rsidR="00DA5D38" w:rsidRPr="00013BB9" w:rsidRDefault="009A23FC" w:rsidP="001919E1">
      <w:pPr>
        <w:pStyle w:val="BodyText"/>
        <w:jc w:val="both"/>
        <w:rPr>
          <w:rFonts w:asciiTheme="majorHAnsi" w:hAnsiTheme="majorHAnsi" w:cstheme="majorHAnsi"/>
        </w:rPr>
      </w:pPr>
      <w:r w:rsidRPr="00013BB9">
        <w:rPr>
          <w:rFonts w:asciiTheme="majorHAnsi" w:hAnsiTheme="majorHAnsi" w:cstheme="majorHAnsi"/>
          <w:b/>
          <w:bCs/>
        </w:rPr>
        <w:t>Site 2 (France):</w:t>
      </w:r>
      <w:r w:rsidRPr="00013BB9">
        <w:rPr>
          <w:rFonts w:asciiTheme="majorHAnsi" w:hAnsiTheme="majorHAnsi" w:cstheme="majorHAnsi"/>
        </w:rPr>
        <w:t xml:space="preserve"> </w:t>
      </w:r>
      <w:del w:id="108" w:author="Wanxin Chen" w:date="2026-04-16T14:07:00Z">
        <w:r w:rsidRPr="00620964" w:rsidDel="009A4E77">
          <w:rPr>
            <w:rFonts w:asciiTheme="majorHAnsi" w:hAnsiTheme="majorHAnsi" w:cstheme="majorHAnsi"/>
            <w:color w:val="C00000"/>
            <w:rPrChange w:id="109" w:author="Wanxin Chen" w:date="2026-04-16T14:10:00Z">
              <w:rPr>
                <w:rFonts w:asciiTheme="majorHAnsi" w:hAnsiTheme="majorHAnsi" w:cstheme="majorHAnsi"/>
                <w:highlight w:val="yellow"/>
              </w:rPr>
            </w:rPrChange>
          </w:rPr>
          <w:delText xml:space="preserve">Laboratory-grade 3D gait analysis system (12-camera Qualisys), force-instrumented treadmill (GRAIL, Motekforce Link), </w:delText>
        </w:r>
      </w:del>
      <w:ins w:id="110" w:author="Wanxin Chen" w:date="2026-04-16T14:08:00Z">
        <w:r w:rsidR="009A4E77" w:rsidRPr="00620964">
          <w:rPr>
            <w:rFonts w:asciiTheme="majorHAnsi" w:hAnsiTheme="majorHAnsi" w:cstheme="majorHAnsi"/>
            <w:color w:val="C00000"/>
            <w:rPrChange w:id="111" w:author="Wanxin Chen" w:date="2026-04-16T14:10:00Z">
              <w:rPr>
                <w:rFonts w:asciiTheme="majorHAnsi" w:hAnsiTheme="majorHAnsi" w:cstheme="majorHAnsi"/>
              </w:rPr>
            </w:rPrChange>
          </w:rPr>
          <w:t xml:space="preserve">Various </w:t>
        </w:r>
      </w:ins>
      <w:del w:id="112" w:author="Wanxin Chen" w:date="2026-04-16T14:02:00Z">
        <w:r w:rsidRPr="00620964" w:rsidDel="00C938BE">
          <w:rPr>
            <w:rFonts w:asciiTheme="majorHAnsi" w:hAnsiTheme="majorHAnsi" w:cstheme="majorHAnsi"/>
            <w:color w:val="C00000"/>
            <w:rPrChange w:id="113" w:author="Wanxin Chen" w:date="2026-04-16T14:10:00Z">
              <w:rPr>
                <w:rFonts w:asciiTheme="majorHAnsi" w:hAnsiTheme="majorHAnsi" w:cstheme="majorHAnsi"/>
                <w:highlight w:val="yellow"/>
              </w:rPr>
            </w:rPrChange>
          </w:rPr>
          <w:delText>a</w:delText>
        </w:r>
      </w:del>
      <w:del w:id="114" w:author="Wanxin Chen" w:date="2026-04-16T14:08:00Z">
        <w:r w:rsidRPr="00620964" w:rsidDel="009A4E77">
          <w:rPr>
            <w:rFonts w:asciiTheme="majorHAnsi" w:hAnsiTheme="majorHAnsi" w:cstheme="majorHAnsi"/>
            <w:color w:val="C00000"/>
            <w:rPrChange w:id="115" w:author="Wanxin Chen" w:date="2026-04-16T14:10:00Z">
              <w:rPr>
                <w:rFonts w:asciiTheme="majorHAnsi" w:hAnsiTheme="majorHAnsi" w:cstheme="majorHAnsi"/>
                <w:highlight w:val="yellow"/>
              </w:rPr>
            </w:rPrChange>
          </w:rPr>
          <w:delText xml:space="preserve"> </w:delText>
        </w:r>
      </w:del>
      <w:r w:rsidRPr="00620964">
        <w:rPr>
          <w:rFonts w:asciiTheme="majorHAnsi" w:hAnsiTheme="majorHAnsi" w:cstheme="majorHAnsi"/>
          <w:color w:val="C00000"/>
          <w:rPrChange w:id="116" w:author="Wanxin Chen" w:date="2026-04-16T14:10:00Z">
            <w:rPr>
              <w:rFonts w:asciiTheme="majorHAnsi" w:hAnsiTheme="majorHAnsi" w:cstheme="majorHAnsi"/>
              <w:highlight w:val="yellow"/>
            </w:rPr>
          </w:rPrChange>
        </w:rPr>
        <w:t>lower-limb exoskeleton platform</w:t>
      </w:r>
      <w:ins w:id="117" w:author="Wanxin Chen" w:date="2026-04-16T14:02:00Z">
        <w:r w:rsidR="00C938BE" w:rsidRPr="00620964">
          <w:rPr>
            <w:rFonts w:asciiTheme="majorHAnsi" w:hAnsiTheme="majorHAnsi" w:cstheme="majorHAnsi"/>
            <w:color w:val="C00000"/>
            <w:rPrChange w:id="118" w:author="Wanxin Chen" w:date="2026-04-16T14:10:00Z">
              <w:rPr>
                <w:rFonts w:asciiTheme="majorHAnsi" w:hAnsiTheme="majorHAnsi" w:cstheme="majorHAnsi"/>
                <w:highlight w:val="yellow"/>
              </w:rPr>
            </w:rPrChange>
          </w:rPr>
          <w:t>s</w:t>
        </w:r>
      </w:ins>
      <w:r w:rsidRPr="00620964">
        <w:rPr>
          <w:rFonts w:asciiTheme="majorHAnsi" w:hAnsiTheme="majorHAnsi" w:cstheme="majorHAnsi"/>
          <w:color w:val="C00000"/>
          <w:rPrChange w:id="119" w:author="Wanxin Chen" w:date="2026-04-16T14:10:00Z">
            <w:rPr>
              <w:rFonts w:asciiTheme="majorHAnsi" w:hAnsiTheme="majorHAnsi" w:cstheme="majorHAnsi"/>
              <w:highlight w:val="yellow"/>
            </w:rPr>
          </w:rPrChange>
        </w:rPr>
        <w:t xml:space="preserve"> (</w:t>
      </w:r>
      <w:ins w:id="120" w:author="Wanxin Chen" w:date="2026-04-16T14:06:00Z">
        <w:r w:rsidR="00C938BE" w:rsidRPr="00620964">
          <w:rPr>
            <w:rFonts w:asciiTheme="majorHAnsi" w:hAnsiTheme="majorHAnsi" w:cstheme="majorHAnsi"/>
            <w:color w:val="C00000"/>
            <w:rPrChange w:id="121" w:author="Wanxin Chen" w:date="2026-04-16T14:10:00Z">
              <w:rPr>
                <w:rFonts w:asciiTheme="majorHAnsi" w:hAnsiTheme="majorHAnsi" w:cstheme="majorHAnsi"/>
                <w:highlight w:val="yellow"/>
              </w:rPr>
            </w:rPrChange>
          </w:rPr>
          <w:t>H</w:t>
        </w:r>
      </w:ins>
      <w:ins w:id="122" w:author="Wanxin Chen" w:date="2026-04-16T14:05:00Z">
        <w:r w:rsidR="00C938BE" w:rsidRPr="00620964">
          <w:rPr>
            <w:rFonts w:asciiTheme="majorHAnsi" w:hAnsiTheme="majorHAnsi" w:cstheme="majorHAnsi"/>
            <w:color w:val="C00000"/>
            <w:rPrChange w:id="123" w:author="Wanxin Chen" w:date="2026-04-16T14:10:00Z">
              <w:rPr>
                <w:rFonts w:asciiTheme="majorHAnsi" w:hAnsiTheme="majorHAnsi" w:cstheme="majorHAnsi"/>
                <w:highlight w:val="yellow"/>
              </w:rPr>
            </w:rPrChange>
          </w:rPr>
          <w:t xml:space="preserve">ip-knee-ankle exoskeleton: </w:t>
        </w:r>
      </w:ins>
      <w:del w:id="124" w:author="Wanxin Chen" w:date="2026-04-16T14:03:00Z">
        <w:r w:rsidRPr="00620964" w:rsidDel="00C938BE">
          <w:rPr>
            <w:rFonts w:asciiTheme="majorHAnsi" w:hAnsiTheme="majorHAnsi" w:cstheme="majorHAnsi"/>
            <w:color w:val="C00000"/>
            <w:rPrChange w:id="125" w:author="Wanxin Chen" w:date="2026-04-16T14:10:00Z">
              <w:rPr>
                <w:rFonts w:asciiTheme="majorHAnsi" w:hAnsiTheme="majorHAnsi" w:cstheme="majorHAnsi"/>
                <w:highlight w:val="yellow"/>
              </w:rPr>
            </w:rPrChange>
          </w:rPr>
          <w:delText xml:space="preserve">custom </w:delText>
        </w:r>
      </w:del>
      <w:ins w:id="126" w:author="Wanxin Chen" w:date="2026-04-16T14:03:00Z">
        <w:r w:rsidR="00C938BE" w:rsidRPr="00620964">
          <w:rPr>
            <w:rFonts w:asciiTheme="majorHAnsi" w:hAnsiTheme="majorHAnsi" w:cstheme="majorHAnsi"/>
            <w:color w:val="C00000"/>
            <w:rPrChange w:id="127" w:author="Wanxin Chen" w:date="2026-04-16T14:10:00Z">
              <w:rPr>
                <w:rFonts w:asciiTheme="majorHAnsi" w:hAnsiTheme="majorHAnsi" w:cstheme="majorHAnsi"/>
                <w:highlight w:val="yellow"/>
              </w:rPr>
            </w:rPrChange>
          </w:rPr>
          <w:t xml:space="preserve">EXO-H3, </w:t>
        </w:r>
      </w:ins>
      <w:ins w:id="128" w:author="Wanxin Chen" w:date="2026-04-16T14:05:00Z">
        <w:r w:rsidR="00C938BE" w:rsidRPr="00620964">
          <w:rPr>
            <w:rFonts w:asciiTheme="majorHAnsi" w:hAnsiTheme="majorHAnsi" w:cstheme="majorHAnsi"/>
            <w:color w:val="C00000"/>
            <w:rPrChange w:id="129" w:author="Wanxin Chen" w:date="2026-04-16T14:10:00Z">
              <w:rPr>
                <w:rFonts w:asciiTheme="majorHAnsi" w:hAnsiTheme="majorHAnsi" w:cstheme="majorHAnsi"/>
                <w:highlight w:val="yellow"/>
              </w:rPr>
            </w:rPrChange>
          </w:rPr>
          <w:t>EROWA; Ankle</w:t>
        </w:r>
      </w:ins>
      <w:ins w:id="130" w:author="Wanxin Chen" w:date="2026-04-16T14:06:00Z">
        <w:r w:rsidR="00C938BE" w:rsidRPr="00620964">
          <w:rPr>
            <w:rFonts w:asciiTheme="majorHAnsi" w:hAnsiTheme="majorHAnsi" w:cstheme="majorHAnsi"/>
            <w:color w:val="C00000"/>
            <w:rPrChange w:id="131" w:author="Wanxin Chen" w:date="2026-04-16T14:10:00Z">
              <w:rPr>
                <w:rFonts w:asciiTheme="majorHAnsi" w:hAnsiTheme="majorHAnsi" w:cstheme="majorHAnsi"/>
                <w:highlight w:val="yellow"/>
              </w:rPr>
            </w:rPrChange>
          </w:rPr>
          <w:t>-foot orthoses</w:t>
        </w:r>
        <w:r w:rsidR="004314B3" w:rsidRPr="00620964">
          <w:rPr>
            <w:rFonts w:asciiTheme="majorHAnsi" w:hAnsiTheme="majorHAnsi" w:cstheme="majorHAnsi"/>
            <w:color w:val="C00000"/>
            <w:rPrChange w:id="132" w:author="Wanxin Chen" w:date="2026-04-16T14:10:00Z">
              <w:rPr>
                <w:rFonts w:asciiTheme="majorHAnsi" w:hAnsiTheme="majorHAnsi" w:cstheme="majorHAnsi"/>
                <w:highlight w:val="yellow"/>
              </w:rPr>
            </w:rPrChange>
          </w:rPr>
          <w:t>: AJ-1000</w:t>
        </w:r>
      </w:ins>
      <w:del w:id="133" w:author="Wanxin Chen" w:date="2026-04-16T14:03:00Z">
        <w:r w:rsidRPr="00620964" w:rsidDel="00C938BE">
          <w:rPr>
            <w:rFonts w:asciiTheme="majorHAnsi" w:hAnsiTheme="majorHAnsi" w:cstheme="majorHAnsi"/>
            <w:color w:val="C00000"/>
            <w:rPrChange w:id="134" w:author="Wanxin Chen" w:date="2026-04-16T14:10:00Z">
              <w:rPr>
                <w:rFonts w:asciiTheme="majorHAnsi" w:hAnsiTheme="majorHAnsi" w:cstheme="majorHAnsi"/>
                <w:highlight w:val="yellow"/>
              </w:rPr>
            </w:rPrChange>
          </w:rPr>
          <w:delText>bilateral hip-knee-ankle device</w:delText>
        </w:r>
      </w:del>
      <w:r w:rsidRPr="00620964">
        <w:rPr>
          <w:rFonts w:asciiTheme="majorHAnsi" w:hAnsiTheme="majorHAnsi" w:cstheme="majorHAnsi"/>
          <w:color w:val="C00000"/>
          <w:rPrChange w:id="135" w:author="Wanxin Chen" w:date="2026-04-16T14:10:00Z">
            <w:rPr>
              <w:rFonts w:asciiTheme="majorHAnsi" w:hAnsiTheme="majorHAnsi" w:cstheme="majorHAnsi"/>
              <w:highlight w:val="yellow"/>
            </w:rPr>
          </w:rPrChange>
        </w:rPr>
        <w:t>), and the wearable sensor platform</w:t>
      </w:r>
      <w:ins w:id="136" w:author="Wanxin Chen" w:date="2026-04-16T14:06:00Z">
        <w:r w:rsidR="003021D3" w:rsidRPr="00620964">
          <w:rPr>
            <w:rFonts w:asciiTheme="majorHAnsi" w:hAnsiTheme="majorHAnsi" w:cstheme="majorHAnsi"/>
            <w:color w:val="C00000"/>
            <w:rPrChange w:id="137" w:author="Wanxin Chen" w:date="2026-04-16T14:10:00Z">
              <w:rPr>
                <w:rFonts w:asciiTheme="majorHAnsi" w:hAnsiTheme="majorHAnsi" w:cstheme="majorHAnsi"/>
                <w:highlight w:val="yellow"/>
              </w:rPr>
            </w:rPrChange>
          </w:rPr>
          <w:t xml:space="preserve"> (Xsens Awinda IMUs</w:t>
        </w:r>
      </w:ins>
      <w:ins w:id="138" w:author="Wanxin Chen" w:date="2026-04-16T14:09:00Z">
        <w:r w:rsidR="00D91C78" w:rsidRPr="00620964">
          <w:rPr>
            <w:rFonts w:asciiTheme="majorHAnsi" w:hAnsiTheme="majorHAnsi" w:cstheme="majorHAnsi"/>
            <w:color w:val="C00000"/>
            <w:lang w:eastAsia="zh-CN"/>
            <w:rPrChange w:id="139" w:author="Wanxin Chen" w:date="2026-04-16T14:10:00Z">
              <w:rPr>
                <w:rFonts w:asciiTheme="majorHAnsi" w:hAnsiTheme="majorHAnsi" w:cstheme="majorHAnsi"/>
                <w:lang w:eastAsia="zh-CN"/>
              </w:rPr>
            </w:rPrChange>
          </w:rPr>
          <w:t>;</w:t>
        </w:r>
      </w:ins>
      <w:ins w:id="140" w:author="Wanxin Chen" w:date="2026-04-16T14:06:00Z">
        <w:r w:rsidR="003021D3" w:rsidRPr="00620964">
          <w:rPr>
            <w:rFonts w:asciiTheme="majorHAnsi" w:hAnsiTheme="majorHAnsi" w:cstheme="majorHAnsi"/>
            <w:color w:val="C00000"/>
            <w:rPrChange w:id="141" w:author="Wanxin Chen" w:date="2026-04-16T14:10:00Z">
              <w:rPr>
                <w:rFonts w:asciiTheme="majorHAnsi" w:hAnsiTheme="majorHAnsi" w:cstheme="majorHAnsi"/>
                <w:highlight w:val="yellow"/>
              </w:rPr>
            </w:rPrChange>
          </w:rPr>
          <w:t xml:space="preserve"> Delsys sEMG</w:t>
        </w:r>
      </w:ins>
      <w:ins w:id="142" w:author="Wanxin Chen" w:date="2026-04-16T14:07:00Z">
        <w:r w:rsidR="003021D3" w:rsidRPr="00620964">
          <w:rPr>
            <w:rFonts w:asciiTheme="majorHAnsi" w:hAnsiTheme="majorHAnsi" w:cstheme="majorHAnsi"/>
            <w:color w:val="C00000"/>
            <w:rPrChange w:id="143" w:author="Wanxin Chen" w:date="2026-04-16T14:10:00Z">
              <w:rPr>
                <w:rFonts w:asciiTheme="majorHAnsi" w:hAnsiTheme="majorHAnsi" w:cstheme="majorHAnsi"/>
                <w:highlight w:val="yellow"/>
              </w:rPr>
            </w:rPrChange>
          </w:rPr>
          <w:t xml:space="preserve"> sensors</w:t>
        </w:r>
      </w:ins>
      <w:ins w:id="144" w:author="Wanxin Chen" w:date="2026-04-16T14:09:00Z">
        <w:r w:rsidR="00D91C78" w:rsidRPr="00620964">
          <w:rPr>
            <w:rFonts w:asciiTheme="majorHAnsi" w:hAnsiTheme="majorHAnsi" w:cstheme="majorHAnsi"/>
            <w:color w:val="C00000"/>
            <w:lang w:eastAsia="zh-CN"/>
            <w:rPrChange w:id="145" w:author="Wanxin Chen" w:date="2026-04-16T14:10:00Z">
              <w:rPr>
                <w:rFonts w:asciiTheme="majorHAnsi" w:hAnsiTheme="majorHAnsi" w:cstheme="majorHAnsi"/>
                <w:lang w:eastAsia="zh-CN"/>
              </w:rPr>
            </w:rPrChange>
          </w:rPr>
          <w:t xml:space="preserve">; </w:t>
        </w:r>
      </w:ins>
      <w:ins w:id="146" w:author="Wanxin Chen" w:date="2026-04-16T14:10:00Z">
        <w:r w:rsidR="00D91C78" w:rsidRPr="00620964">
          <w:rPr>
            <w:rFonts w:asciiTheme="majorHAnsi" w:hAnsiTheme="majorHAnsi" w:cstheme="majorHAnsi"/>
            <w:color w:val="C00000"/>
            <w:lang w:eastAsia="zh-CN"/>
            <w:rPrChange w:id="147" w:author="Wanxin Chen" w:date="2026-04-16T14:10:00Z">
              <w:rPr>
                <w:rFonts w:asciiTheme="majorHAnsi" w:hAnsiTheme="majorHAnsi" w:cstheme="majorHAnsi"/>
                <w:lang w:eastAsia="zh-CN"/>
              </w:rPr>
            </w:rPrChange>
          </w:rPr>
          <w:t>TekScan foot pressure sensors</w:t>
        </w:r>
      </w:ins>
      <w:ins w:id="148" w:author="Wanxin Chen" w:date="2026-04-16T14:07:00Z">
        <w:r w:rsidR="003021D3" w:rsidRPr="00620964">
          <w:rPr>
            <w:rFonts w:asciiTheme="majorHAnsi" w:hAnsiTheme="majorHAnsi" w:cstheme="majorHAnsi"/>
            <w:color w:val="C00000"/>
            <w:rPrChange w:id="149" w:author="Wanxin Chen" w:date="2026-04-16T14:10:00Z">
              <w:rPr>
                <w:rFonts w:asciiTheme="majorHAnsi" w:hAnsiTheme="majorHAnsi" w:cstheme="majorHAnsi"/>
                <w:highlight w:val="yellow"/>
              </w:rPr>
            </w:rPrChange>
          </w:rPr>
          <w:t>)</w:t>
        </w:r>
      </w:ins>
      <w:r w:rsidRPr="00620964">
        <w:rPr>
          <w:rFonts w:asciiTheme="majorHAnsi" w:hAnsiTheme="majorHAnsi" w:cstheme="majorHAnsi"/>
          <w:color w:val="C00000"/>
          <w:rPrChange w:id="150" w:author="Wanxin Chen" w:date="2026-04-16T14:10:00Z">
            <w:rPr>
              <w:rFonts w:asciiTheme="majorHAnsi" w:hAnsiTheme="majorHAnsi" w:cstheme="majorHAnsi"/>
              <w:highlight w:val="yellow"/>
            </w:rPr>
          </w:rPrChange>
        </w:rPr>
        <w:t xml:space="preserve">. </w:t>
      </w:r>
      <w:r w:rsidRPr="009A4E77">
        <w:rPr>
          <w:rFonts w:asciiTheme="majorHAnsi" w:hAnsiTheme="majorHAnsi" w:cstheme="majorHAnsi"/>
          <w:rPrChange w:id="151" w:author="Wanxin Chen" w:date="2026-04-16T14:08:00Z">
            <w:rPr>
              <w:rFonts w:asciiTheme="majorHAnsi" w:hAnsiTheme="majorHAnsi" w:cstheme="majorHAnsi"/>
              <w:highlight w:val="yellow"/>
            </w:rPr>
          </w:rPrChange>
        </w:rPr>
        <w:t>Clinical participants (elderly, post-stroke) recruited through the affiliated rehabilitation hospital.</w:t>
      </w:r>
    </w:p>
    <w:p w14:paraId="09108044" w14:textId="77777777" w:rsidR="00DA5D38" w:rsidRPr="00013BB9" w:rsidRDefault="009A23FC" w:rsidP="001919E1">
      <w:pPr>
        <w:pStyle w:val="BodyText"/>
        <w:jc w:val="both"/>
        <w:rPr>
          <w:rFonts w:asciiTheme="majorHAnsi" w:hAnsiTheme="majorHAnsi" w:cstheme="majorHAnsi"/>
        </w:rPr>
      </w:pPr>
      <w:r w:rsidRPr="00013BB9">
        <w:rPr>
          <w:rFonts w:asciiTheme="majorHAnsi" w:hAnsiTheme="majorHAnsi" w:cstheme="majorHAnsi"/>
          <w:b/>
          <w:bCs/>
        </w:rPr>
        <w:t>Ethical Compliance:</w:t>
      </w:r>
      <w:r w:rsidRPr="00013BB9">
        <w:rPr>
          <w:rFonts w:asciiTheme="majorHAnsi" w:hAnsiTheme="majorHAnsi" w:cstheme="majorHAnsi"/>
        </w:rPr>
        <w:t xml:space="preserve"> All experiments will receive ethics committee approval (IEC at Indian institution; CPP at French institution). Informed consent will be obtained from all participants. Data will be anonymized before sharing. Clinical trials will follow ICH-GCP guidelines.</w:t>
      </w:r>
    </w:p>
    <w:p w14:paraId="59155B69" w14:textId="77777777" w:rsidR="00DA5D38" w:rsidRPr="00013BB9" w:rsidRDefault="009A23FC">
      <w:pPr>
        <w:pStyle w:val="Heading3"/>
        <w:rPr>
          <w:rFonts w:cstheme="majorHAnsi"/>
          <w:color w:val="auto"/>
        </w:rPr>
      </w:pPr>
      <w:bookmarkStart w:id="152" w:name="evaluation-metrics"/>
      <w:bookmarkEnd w:id="105"/>
      <w:r w:rsidRPr="00013BB9">
        <w:rPr>
          <w:rFonts w:cstheme="majorHAnsi"/>
          <w:color w:val="auto"/>
        </w:rPr>
        <w:lastRenderedPageBreak/>
        <w:t>13.2 Evaluation Metrics</w:t>
      </w:r>
    </w:p>
    <w:p w14:paraId="2360B984" w14:textId="77777777" w:rsidR="00DA5D38" w:rsidRPr="00013BB9" w:rsidRDefault="009A23FC" w:rsidP="001919E1">
      <w:pPr>
        <w:pStyle w:val="FirstParagraph"/>
        <w:jc w:val="both"/>
        <w:rPr>
          <w:rFonts w:asciiTheme="majorHAnsi" w:hAnsiTheme="majorHAnsi" w:cstheme="majorHAnsi"/>
        </w:rPr>
      </w:pPr>
      <w:r w:rsidRPr="00013BB9">
        <w:rPr>
          <w:rFonts w:asciiTheme="majorHAnsi" w:hAnsiTheme="majorHAnsi" w:cstheme="majorHAnsi"/>
          <w:b/>
          <w:bCs/>
        </w:rPr>
        <w:t>High-Level (Perception):</w:t>
      </w:r>
      <w:r w:rsidRPr="00013BB9">
        <w:rPr>
          <w:rFonts w:asciiTheme="majorHAnsi" w:hAnsiTheme="majorHAnsi" w:cstheme="majorHAnsi"/>
        </w:rPr>
        <w:t xml:space="preserve"> - Gait phase classification accuracy (%), precision, recall, F1-score (per-phase and macro-average) - Confusion matrix analysis - Latency of phase detection relative to ground-truth gait events - Out-of-distribution accuracy (novel subjects, novel conditions)</w:t>
      </w:r>
    </w:p>
    <w:p w14:paraId="50B9C5C8" w14:textId="6725AD82" w:rsidR="00DA5D38" w:rsidRPr="00013BB9" w:rsidRDefault="009A23FC" w:rsidP="001919E1">
      <w:pPr>
        <w:pStyle w:val="BodyText"/>
        <w:jc w:val="both"/>
        <w:rPr>
          <w:rFonts w:asciiTheme="majorHAnsi" w:hAnsiTheme="majorHAnsi" w:cstheme="majorHAnsi"/>
        </w:rPr>
      </w:pPr>
      <w:r w:rsidRPr="00013BB9">
        <w:rPr>
          <w:rFonts w:asciiTheme="majorHAnsi" w:hAnsiTheme="majorHAnsi" w:cstheme="majorHAnsi"/>
          <w:b/>
          <w:bCs/>
        </w:rPr>
        <w:t>Mid-Level (Trajectory):</w:t>
      </w:r>
      <w:r w:rsidRPr="00013BB9">
        <w:rPr>
          <w:rFonts w:asciiTheme="majorHAnsi" w:hAnsiTheme="majorHAnsi" w:cstheme="majorHAnsi"/>
        </w:rPr>
        <w:t xml:space="preserve"> - RMS deviation of generated joint trajectories from reference motion capture data</w:t>
      </w:r>
      <w:ins w:id="153" w:author="Wanxin Chen" w:date="2026-04-16T14:09:00Z">
        <w:r w:rsidR="00D5040B">
          <w:rPr>
            <w:rFonts w:asciiTheme="majorHAnsi" w:hAnsiTheme="majorHAnsi" w:cstheme="majorHAnsi"/>
          </w:rPr>
          <w:t xml:space="preserve"> </w:t>
        </w:r>
      </w:ins>
      <w:del w:id="154" w:author="Wanxin Chen" w:date="2026-04-16T14:09:00Z">
        <w:r w:rsidRPr="00013BB9" w:rsidDel="00D5040B">
          <w:rPr>
            <w:rFonts w:asciiTheme="majorHAnsi" w:hAnsiTheme="majorHAnsi" w:cstheme="majorHAnsi"/>
          </w:rPr>
          <w:delText xml:space="preserve"> (°) </w:delText>
        </w:r>
      </w:del>
      <w:r w:rsidRPr="00013BB9">
        <w:rPr>
          <w:rFonts w:asciiTheme="majorHAnsi" w:hAnsiTheme="majorHAnsi" w:cstheme="majorHAnsi"/>
        </w:rPr>
        <w:t>- Fréchet inception distance between generated and reference trajectory distributions - NvGRF estimation RMSE (normalized to body weight) - OT alignment quality: intra-class compactness in transported space</w:t>
      </w:r>
    </w:p>
    <w:p w14:paraId="01E578C7" w14:textId="77777777" w:rsidR="00DA5D38" w:rsidRPr="00013BB9" w:rsidRDefault="009A23FC" w:rsidP="001919E1">
      <w:pPr>
        <w:pStyle w:val="BodyText"/>
        <w:jc w:val="both"/>
        <w:rPr>
          <w:rFonts w:asciiTheme="majorHAnsi" w:hAnsiTheme="majorHAnsi" w:cstheme="majorHAnsi"/>
        </w:rPr>
      </w:pPr>
      <w:r w:rsidRPr="00013BB9">
        <w:rPr>
          <w:rFonts w:asciiTheme="majorHAnsi" w:hAnsiTheme="majorHAnsi" w:cstheme="majorHAnsi"/>
          <w:b/>
          <w:bCs/>
        </w:rPr>
        <w:t>Low-Level (Control):</w:t>
      </w:r>
      <w:r w:rsidRPr="00013BB9">
        <w:rPr>
          <w:rFonts w:asciiTheme="majorHAnsi" w:hAnsiTheme="majorHAnsi" w:cstheme="majorHAnsi"/>
        </w:rPr>
        <w:t xml:space="preserve"> - RMS joint tracking error (°) at multiple walking speeds - Peak tracking error during perturbation events (sudden obstacles, uneven ground) - Chattering index (high-frequency torque oscillation power) - Actuator saturation events per minute - Time to convergence after parameter update</w:t>
      </w:r>
    </w:p>
    <w:p w14:paraId="5B572C14" w14:textId="77777777" w:rsidR="00DA5D38" w:rsidRPr="00013BB9" w:rsidRDefault="009A23FC" w:rsidP="001919E1">
      <w:pPr>
        <w:pStyle w:val="BodyText"/>
        <w:jc w:val="both"/>
        <w:rPr>
          <w:rFonts w:asciiTheme="majorHAnsi" w:hAnsiTheme="majorHAnsi" w:cstheme="majorHAnsi"/>
        </w:rPr>
      </w:pPr>
      <w:r w:rsidRPr="00013BB9">
        <w:rPr>
          <w:rFonts w:asciiTheme="majorHAnsi" w:hAnsiTheme="majorHAnsi" w:cstheme="majorHAnsi"/>
          <w:b/>
          <w:bCs/>
        </w:rPr>
        <w:t>System-Level:</w:t>
      </w:r>
      <w:r w:rsidRPr="00013BB9">
        <w:rPr>
          <w:rFonts w:asciiTheme="majorHAnsi" w:hAnsiTheme="majorHAnsi" w:cstheme="majorHAnsi"/>
        </w:rPr>
        <w:t xml:space="preserve"> - Metabolic energy cost during assisted vs. unassisted walking (indirect calorimetry) - User-perceived comfort (NASA-TLX questionnaire, 10-point Likert scale) - Number of falls and near-falls per hour of operation - Time required for automated calibration to new user</w:t>
      </w:r>
    </w:p>
    <w:p w14:paraId="3A42E78A" w14:textId="77777777" w:rsidR="00DA5D38" w:rsidRPr="00013BB9" w:rsidRDefault="009A23FC">
      <w:pPr>
        <w:pStyle w:val="Heading3"/>
        <w:rPr>
          <w:rFonts w:cstheme="majorHAnsi"/>
          <w:color w:val="auto"/>
        </w:rPr>
      </w:pPr>
      <w:bookmarkStart w:id="155" w:name="real-world-testing-scenarios"/>
      <w:bookmarkEnd w:id="152"/>
      <w:r w:rsidRPr="00013BB9">
        <w:rPr>
          <w:rFonts w:cstheme="majorHAnsi"/>
          <w:color w:val="auto"/>
        </w:rPr>
        <w:t>13.3 Real-World Testing Scenarios</w:t>
      </w:r>
    </w:p>
    <w:p w14:paraId="33B975AC"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The validation protocol encompasses five progressively challenging scenarios:</w:t>
      </w:r>
    </w:p>
    <w:p w14:paraId="6CE40779" w14:textId="77777777" w:rsidR="00DA5D38" w:rsidRPr="00013BB9" w:rsidRDefault="00F544BF" w:rsidP="001919E1">
      <w:pPr>
        <w:pStyle w:val="Compact"/>
        <w:numPr>
          <w:ilvl w:val="0"/>
          <w:numId w:val="16"/>
        </w:numPr>
        <w:jc w:val="both"/>
        <w:rPr>
          <w:rFonts w:asciiTheme="majorHAnsi" w:hAnsiTheme="majorHAnsi" w:cstheme="majorHAnsi"/>
        </w:rPr>
      </w:pPr>
      <w:r w:rsidRPr="00013BB9">
        <w:rPr>
          <w:rFonts w:asciiTheme="majorHAnsi" w:hAnsiTheme="majorHAnsi" w:cstheme="majorHAnsi"/>
          <w:b/>
          <w:bCs/>
        </w:rPr>
        <w:t xml:space="preserve">S1: </w:t>
      </w:r>
      <w:r w:rsidR="009A23FC" w:rsidRPr="00013BB9">
        <w:rPr>
          <w:rFonts w:asciiTheme="majorHAnsi" w:hAnsiTheme="majorHAnsi" w:cstheme="majorHAnsi"/>
          <w:b/>
          <w:bCs/>
        </w:rPr>
        <w:t>Level Ground Walking:</w:t>
      </w:r>
      <w:r w:rsidR="009A23FC" w:rsidRPr="00013BB9">
        <w:rPr>
          <w:rFonts w:asciiTheme="majorHAnsi" w:hAnsiTheme="majorHAnsi" w:cstheme="majorHAnsi"/>
        </w:rPr>
        <w:t xml:space="preserve"> Standard clinical 6-minute walk test and 10-meter walk test. Benchmark against lab-calibrated baselines.</w:t>
      </w:r>
    </w:p>
    <w:p w14:paraId="02FF8B72" w14:textId="77777777" w:rsidR="00DA5D38" w:rsidRPr="00013BB9" w:rsidRDefault="00013BB9" w:rsidP="001919E1">
      <w:pPr>
        <w:pStyle w:val="Compact"/>
        <w:numPr>
          <w:ilvl w:val="0"/>
          <w:numId w:val="16"/>
        </w:numPr>
        <w:jc w:val="both"/>
        <w:rPr>
          <w:rFonts w:asciiTheme="majorHAnsi" w:hAnsiTheme="majorHAnsi" w:cstheme="majorHAnsi"/>
        </w:rPr>
      </w:pPr>
      <w:r w:rsidRPr="00013BB9">
        <w:rPr>
          <w:rFonts w:asciiTheme="majorHAnsi" w:hAnsiTheme="majorHAnsi" w:cstheme="majorHAnsi"/>
          <w:b/>
          <w:bCs/>
        </w:rPr>
        <w:t xml:space="preserve">S2: </w:t>
      </w:r>
      <w:r w:rsidR="009A23FC" w:rsidRPr="00013BB9">
        <w:rPr>
          <w:rFonts w:asciiTheme="majorHAnsi" w:hAnsiTheme="majorHAnsi" w:cstheme="majorHAnsi"/>
          <w:b/>
          <w:bCs/>
        </w:rPr>
        <w:t>Terrain Transitions:</w:t>
      </w:r>
      <w:r w:rsidR="009A23FC" w:rsidRPr="00013BB9">
        <w:rPr>
          <w:rFonts w:asciiTheme="majorHAnsi" w:hAnsiTheme="majorHAnsi" w:cstheme="majorHAnsi"/>
        </w:rPr>
        <w:t xml:space="preserve"> Laboratory floor, carpet, ramp (5°, 10°), step up/down (15 cm). Tests context-awareness of high-level and trajectory adaptation at mid-level.</w:t>
      </w:r>
    </w:p>
    <w:p w14:paraId="209549D7" w14:textId="77777777" w:rsidR="00DA5D38" w:rsidRPr="00013BB9" w:rsidRDefault="00013BB9" w:rsidP="001919E1">
      <w:pPr>
        <w:pStyle w:val="Compact"/>
        <w:numPr>
          <w:ilvl w:val="0"/>
          <w:numId w:val="16"/>
        </w:numPr>
        <w:jc w:val="both"/>
        <w:rPr>
          <w:rFonts w:asciiTheme="majorHAnsi" w:hAnsiTheme="majorHAnsi" w:cstheme="majorHAnsi"/>
        </w:rPr>
      </w:pPr>
      <w:r w:rsidRPr="00013BB9">
        <w:rPr>
          <w:rFonts w:asciiTheme="majorHAnsi" w:hAnsiTheme="majorHAnsi" w:cstheme="majorHAnsi"/>
          <w:b/>
          <w:bCs/>
        </w:rPr>
        <w:t xml:space="preserve">S3: </w:t>
      </w:r>
      <w:r w:rsidR="009A23FC" w:rsidRPr="00013BB9">
        <w:rPr>
          <w:rFonts w:asciiTheme="majorHAnsi" w:hAnsiTheme="majorHAnsi" w:cstheme="majorHAnsi"/>
          <w:b/>
          <w:bCs/>
        </w:rPr>
        <w:t>Speed Variations:</w:t>
      </w:r>
      <w:r w:rsidR="009A23FC" w:rsidRPr="00013BB9">
        <w:rPr>
          <w:rFonts w:asciiTheme="majorHAnsi" w:hAnsiTheme="majorHAnsi" w:cstheme="majorHAnsi"/>
        </w:rPr>
        <w:t xml:space="preserve"> Comfortable, slow (70% comfortable), fast (130% comfortable). Tests adaptation of trajectory and control parameters.</w:t>
      </w:r>
    </w:p>
    <w:p w14:paraId="1A3E8424" w14:textId="77777777" w:rsidR="00DA5D38" w:rsidRPr="00013BB9" w:rsidRDefault="00013BB9" w:rsidP="001919E1">
      <w:pPr>
        <w:pStyle w:val="Compact"/>
        <w:numPr>
          <w:ilvl w:val="0"/>
          <w:numId w:val="16"/>
        </w:numPr>
        <w:jc w:val="both"/>
        <w:rPr>
          <w:rFonts w:asciiTheme="majorHAnsi" w:hAnsiTheme="majorHAnsi" w:cstheme="majorHAnsi"/>
        </w:rPr>
      </w:pPr>
      <w:r w:rsidRPr="00013BB9">
        <w:rPr>
          <w:rFonts w:asciiTheme="majorHAnsi" w:hAnsiTheme="majorHAnsi" w:cstheme="majorHAnsi"/>
          <w:b/>
          <w:bCs/>
        </w:rPr>
        <w:t xml:space="preserve">S4: </w:t>
      </w:r>
      <w:r w:rsidR="009A23FC" w:rsidRPr="00013BB9">
        <w:rPr>
          <w:rFonts w:asciiTheme="majorHAnsi" w:hAnsiTheme="majorHAnsi" w:cstheme="majorHAnsi"/>
          <w:b/>
          <w:bCs/>
        </w:rPr>
        <w:t>Perturbation Recovery:</w:t>
      </w:r>
      <w:r w:rsidR="009A23FC" w:rsidRPr="00013BB9">
        <w:rPr>
          <w:rFonts w:asciiTheme="majorHAnsi" w:hAnsiTheme="majorHAnsi" w:cstheme="majorHAnsi"/>
        </w:rPr>
        <w:t xml:space="preserve"> Sudden lateral perturbations (1–3 kg pendulum impact), unexpected surface compliance changes. Tests low-level control robustness.</w:t>
      </w:r>
    </w:p>
    <w:p w14:paraId="6B602B0C" w14:textId="77777777" w:rsidR="00DA5D38" w:rsidRPr="00013BB9" w:rsidRDefault="00013BB9" w:rsidP="001919E1">
      <w:pPr>
        <w:pStyle w:val="Compact"/>
        <w:numPr>
          <w:ilvl w:val="0"/>
          <w:numId w:val="16"/>
        </w:numPr>
        <w:jc w:val="both"/>
        <w:rPr>
          <w:rFonts w:asciiTheme="majorHAnsi" w:hAnsiTheme="majorHAnsi" w:cstheme="majorHAnsi"/>
        </w:rPr>
      </w:pPr>
      <w:r w:rsidRPr="00013BB9">
        <w:rPr>
          <w:rFonts w:asciiTheme="majorHAnsi" w:hAnsiTheme="majorHAnsi" w:cstheme="majorHAnsi"/>
          <w:b/>
          <w:bCs/>
        </w:rPr>
        <w:t xml:space="preserve">S5: </w:t>
      </w:r>
      <w:r w:rsidR="009A23FC" w:rsidRPr="00013BB9">
        <w:rPr>
          <w:rFonts w:asciiTheme="majorHAnsi" w:hAnsiTheme="majorHAnsi" w:cstheme="majorHAnsi"/>
          <w:b/>
          <w:bCs/>
        </w:rPr>
        <w:t>Extended Daily Use (Ecological Validity):</w:t>
      </w:r>
      <w:r w:rsidR="009A23FC" w:rsidRPr="00013BB9">
        <w:rPr>
          <w:rFonts w:asciiTheme="majorHAnsi" w:hAnsiTheme="majorHAnsi" w:cstheme="majorHAnsi"/>
        </w:rPr>
        <w:t xml:space="preserve"> 4-hour sessions with mobility-impaired participants performing activities of daily living in a structured apartment environment.</w:t>
      </w:r>
    </w:p>
    <w:p w14:paraId="6360609F" w14:textId="77777777" w:rsidR="00DA5D38" w:rsidRPr="00013BB9" w:rsidRDefault="009A23FC">
      <w:pPr>
        <w:pStyle w:val="Heading2"/>
        <w:rPr>
          <w:rFonts w:cstheme="majorHAnsi"/>
          <w:color w:val="auto"/>
        </w:rPr>
      </w:pPr>
      <w:bookmarkStart w:id="156" w:name="innovation-impact"/>
      <w:bookmarkEnd w:id="104"/>
      <w:bookmarkEnd w:id="155"/>
      <w:r w:rsidRPr="00013BB9">
        <w:rPr>
          <w:rFonts w:cstheme="majorHAnsi"/>
          <w:color w:val="auto"/>
        </w:rPr>
        <w:t>14. Innovation &amp; Impact</w:t>
      </w:r>
    </w:p>
    <w:p w14:paraId="036797F2" w14:textId="77777777" w:rsidR="00DA5D38" w:rsidRPr="00013BB9" w:rsidRDefault="009A23FC">
      <w:pPr>
        <w:pStyle w:val="Heading3"/>
        <w:rPr>
          <w:rFonts w:cstheme="majorHAnsi"/>
          <w:color w:val="auto"/>
        </w:rPr>
      </w:pPr>
      <w:bookmarkStart w:id="157" w:name="scientific-contributions"/>
      <w:r w:rsidRPr="00013BB9">
        <w:rPr>
          <w:rFonts w:cstheme="majorHAnsi"/>
          <w:color w:val="auto"/>
        </w:rPr>
        <w:t>14.1 Scientific Contributions</w:t>
      </w:r>
    </w:p>
    <w:p w14:paraId="383CCCC5"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The project makes fundamental contributions to four scientific fields:</w:t>
      </w:r>
    </w:p>
    <w:p w14:paraId="0F8881B4" w14:textId="77777777" w:rsidR="00DA5D38" w:rsidRPr="00013BB9" w:rsidRDefault="009A23FC" w:rsidP="001919E1">
      <w:pPr>
        <w:numPr>
          <w:ilvl w:val="0"/>
          <w:numId w:val="17"/>
        </w:numPr>
        <w:jc w:val="both"/>
        <w:rPr>
          <w:rFonts w:asciiTheme="majorHAnsi" w:hAnsiTheme="majorHAnsi" w:cstheme="majorHAnsi"/>
        </w:rPr>
      </w:pPr>
      <w:r w:rsidRPr="00013BB9">
        <w:rPr>
          <w:rFonts w:asciiTheme="majorHAnsi" w:hAnsiTheme="majorHAnsi" w:cstheme="majorHAnsi"/>
          <w:b/>
          <w:bCs/>
        </w:rPr>
        <w:t>Computational Intelligence:</w:t>
      </w:r>
      <w:r w:rsidRPr="00013BB9">
        <w:rPr>
          <w:rFonts w:asciiTheme="majorHAnsi" w:hAnsiTheme="majorHAnsi" w:cstheme="majorHAnsi"/>
        </w:rPr>
        <w:t xml:space="preserve"> Domain-specific evolutionary NAS for biomechanical time-series; theoretical convergence analysis of the Pareto-optimal NAS solution; new fuzzy kernel operators for quasi-periodic physiological signals.</w:t>
      </w:r>
    </w:p>
    <w:p w14:paraId="02E48B98" w14:textId="77777777" w:rsidR="00DA5D38" w:rsidRPr="00013BB9" w:rsidRDefault="009A23FC" w:rsidP="001919E1">
      <w:pPr>
        <w:numPr>
          <w:ilvl w:val="0"/>
          <w:numId w:val="17"/>
        </w:numPr>
        <w:jc w:val="both"/>
        <w:rPr>
          <w:rFonts w:asciiTheme="majorHAnsi" w:hAnsiTheme="majorHAnsi" w:cstheme="majorHAnsi"/>
        </w:rPr>
      </w:pPr>
      <w:r w:rsidRPr="00013BB9">
        <w:rPr>
          <w:rFonts w:asciiTheme="majorHAnsi" w:hAnsiTheme="majorHAnsi" w:cstheme="majorHAnsi"/>
          <w:b/>
          <w:bCs/>
        </w:rPr>
        <w:t>Optimal Transport Theory:</w:t>
      </w:r>
      <w:r w:rsidRPr="00013BB9">
        <w:rPr>
          <w:rFonts w:asciiTheme="majorHAnsi" w:hAnsiTheme="majorHAnsi" w:cstheme="majorHAnsi"/>
        </w:rPr>
        <w:t xml:space="preserve"> Extension of the Wasserstein barycenter framework to time-indexed trajectory spaces; novel regularization strategies for gait distribution alignment; efficient online Sinkhorn algorithms for streaming data.</w:t>
      </w:r>
    </w:p>
    <w:p w14:paraId="14CBF859" w14:textId="77777777" w:rsidR="00DA5D38" w:rsidRPr="00013BB9" w:rsidRDefault="009A23FC" w:rsidP="001919E1">
      <w:pPr>
        <w:numPr>
          <w:ilvl w:val="0"/>
          <w:numId w:val="17"/>
        </w:numPr>
        <w:jc w:val="both"/>
        <w:rPr>
          <w:rFonts w:asciiTheme="majorHAnsi" w:hAnsiTheme="majorHAnsi" w:cstheme="majorHAnsi"/>
        </w:rPr>
      </w:pPr>
      <w:r w:rsidRPr="00013BB9">
        <w:rPr>
          <w:rFonts w:asciiTheme="majorHAnsi" w:hAnsiTheme="majorHAnsi" w:cstheme="majorHAnsi"/>
          <w:b/>
          <w:bCs/>
        </w:rPr>
        <w:lastRenderedPageBreak/>
        <w:t>Control Theory:</w:t>
      </w:r>
      <w:r w:rsidRPr="00013BB9">
        <w:rPr>
          <w:rFonts w:asciiTheme="majorHAnsi" w:hAnsiTheme="majorHAnsi" w:cstheme="majorHAnsi"/>
        </w:rPr>
        <w:t xml:space="preserve"> Formal Lyapunov stability proofs for σ-AADRC under bounded disturbance rates; rigorous analysis of the σ-modification’s role in preventing parameter drift in locomotion assistance; hybrid evolutionary-gradient control design.</w:t>
      </w:r>
    </w:p>
    <w:p w14:paraId="700335AA" w14:textId="77777777" w:rsidR="00DA5D38" w:rsidRPr="00013BB9" w:rsidRDefault="009A23FC" w:rsidP="001919E1">
      <w:pPr>
        <w:numPr>
          <w:ilvl w:val="0"/>
          <w:numId w:val="17"/>
        </w:numPr>
        <w:jc w:val="both"/>
        <w:rPr>
          <w:rFonts w:asciiTheme="majorHAnsi" w:hAnsiTheme="majorHAnsi" w:cstheme="majorHAnsi"/>
        </w:rPr>
      </w:pPr>
      <w:r w:rsidRPr="00013BB9">
        <w:rPr>
          <w:rFonts w:asciiTheme="majorHAnsi" w:hAnsiTheme="majorHAnsi" w:cstheme="majorHAnsi"/>
          <w:b/>
          <w:bCs/>
        </w:rPr>
        <w:t>Rehabilitation Engineering:</w:t>
      </w:r>
      <w:r w:rsidRPr="00013BB9">
        <w:rPr>
          <w:rFonts w:asciiTheme="majorHAnsi" w:hAnsiTheme="majorHAnsi" w:cstheme="majorHAnsi"/>
        </w:rPr>
        <w:t xml:space="preserve"> First clinically validated demonstration of fully automated, multi-level optimization-based personalization for lower-limb exoskeleton assistance.</w:t>
      </w:r>
    </w:p>
    <w:p w14:paraId="462EA89A" w14:textId="77777777" w:rsidR="00DA5D38" w:rsidRPr="00013BB9" w:rsidRDefault="009A23FC">
      <w:pPr>
        <w:pStyle w:val="Heading3"/>
        <w:rPr>
          <w:rFonts w:cstheme="majorHAnsi"/>
          <w:color w:val="auto"/>
        </w:rPr>
      </w:pPr>
      <w:bookmarkStart w:id="158" w:name="societal-impact"/>
      <w:bookmarkEnd w:id="157"/>
      <w:r w:rsidRPr="00013BB9">
        <w:rPr>
          <w:rFonts w:cstheme="majorHAnsi"/>
          <w:color w:val="auto"/>
        </w:rPr>
        <w:t>14.2 Societal Impact</w:t>
      </w:r>
    </w:p>
    <w:p w14:paraId="070700E1" w14:textId="77777777" w:rsidR="00DA5D38" w:rsidRPr="00013BB9" w:rsidRDefault="009A23FC" w:rsidP="001919E1">
      <w:pPr>
        <w:pStyle w:val="Compact"/>
        <w:numPr>
          <w:ilvl w:val="0"/>
          <w:numId w:val="18"/>
        </w:numPr>
        <w:jc w:val="both"/>
        <w:rPr>
          <w:rFonts w:asciiTheme="majorHAnsi" w:hAnsiTheme="majorHAnsi" w:cstheme="majorHAnsi"/>
        </w:rPr>
      </w:pPr>
      <w:r w:rsidRPr="00013BB9">
        <w:rPr>
          <w:rFonts w:asciiTheme="majorHAnsi" w:hAnsiTheme="majorHAnsi" w:cstheme="majorHAnsi"/>
          <w:b/>
          <w:bCs/>
        </w:rPr>
        <w:t>Elderly Independence:</w:t>
      </w:r>
      <w:r w:rsidRPr="00013BB9">
        <w:rPr>
          <w:rFonts w:asciiTheme="majorHAnsi" w:hAnsiTheme="majorHAnsi" w:cstheme="majorHAnsi"/>
        </w:rPr>
        <w:t xml:space="preserve"> Enabling functionally meaningful daily living activities for the 300+ million elderly individuals with mobility limitations projected by 2030 in India and France combined. This addresses a direct and acute societal need.</w:t>
      </w:r>
    </w:p>
    <w:p w14:paraId="32B95E8D" w14:textId="77777777" w:rsidR="00DA5D38" w:rsidRPr="00013BB9" w:rsidRDefault="009A23FC" w:rsidP="001919E1">
      <w:pPr>
        <w:pStyle w:val="Compact"/>
        <w:numPr>
          <w:ilvl w:val="0"/>
          <w:numId w:val="18"/>
        </w:numPr>
        <w:jc w:val="both"/>
        <w:rPr>
          <w:rFonts w:asciiTheme="majorHAnsi" w:hAnsiTheme="majorHAnsi" w:cstheme="majorHAnsi"/>
        </w:rPr>
      </w:pPr>
      <w:r w:rsidRPr="00013BB9">
        <w:rPr>
          <w:rFonts w:asciiTheme="majorHAnsi" w:hAnsiTheme="majorHAnsi" w:cstheme="majorHAnsi"/>
          <w:b/>
          <w:bCs/>
        </w:rPr>
        <w:t>Stroke Rehabilitation:</w:t>
      </w:r>
      <w:r w:rsidRPr="00013BB9">
        <w:rPr>
          <w:rFonts w:asciiTheme="majorHAnsi" w:hAnsiTheme="majorHAnsi" w:cstheme="majorHAnsi"/>
        </w:rPr>
        <w:t xml:space="preserve"> More than 13 million new strokes occur annually worldwide; ~50% of survivors have lasting mobility impairments. Adaptive robotic assistance can significantly increase the intensity and effectiveness of rehabilitation, accelerating recovery.</w:t>
      </w:r>
    </w:p>
    <w:p w14:paraId="0C6D2483" w14:textId="77777777" w:rsidR="00DA5D38" w:rsidRPr="00013BB9" w:rsidRDefault="009A23FC" w:rsidP="001919E1">
      <w:pPr>
        <w:pStyle w:val="Compact"/>
        <w:numPr>
          <w:ilvl w:val="0"/>
          <w:numId w:val="18"/>
        </w:numPr>
        <w:jc w:val="both"/>
        <w:rPr>
          <w:rFonts w:asciiTheme="majorHAnsi" w:hAnsiTheme="majorHAnsi" w:cstheme="majorHAnsi"/>
        </w:rPr>
      </w:pPr>
      <w:r w:rsidRPr="00013BB9">
        <w:rPr>
          <w:rFonts w:asciiTheme="majorHAnsi" w:hAnsiTheme="majorHAnsi" w:cstheme="majorHAnsi"/>
          <w:b/>
          <w:bCs/>
        </w:rPr>
        <w:t>Caregiver Burden Reduction:</w:t>
      </w:r>
      <w:r w:rsidRPr="00013BB9">
        <w:rPr>
          <w:rFonts w:asciiTheme="majorHAnsi" w:hAnsiTheme="majorHAnsi" w:cstheme="majorHAnsi"/>
        </w:rPr>
        <w:t xml:space="preserve"> Automated, personalized robotic assistance reduces reliance on professional caregivers, addressing the global shortfall of rehabilitation professionals.</w:t>
      </w:r>
    </w:p>
    <w:p w14:paraId="521E6E89" w14:textId="77777777" w:rsidR="00DA5D38" w:rsidRPr="00013BB9" w:rsidRDefault="009A23FC" w:rsidP="001919E1">
      <w:pPr>
        <w:pStyle w:val="Compact"/>
        <w:numPr>
          <w:ilvl w:val="0"/>
          <w:numId w:val="18"/>
        </w:numPr>
        <w:jc w:val="both"/>
        <w:rPr>
          <w:rFonts w:asciiTheme="majorHAnsi" w:hAnsiTheme="majorHAnsi" w:cstheme="majorHAnsi"/>
        </w:rPr>
      </w:pPr>
      <w:r w:rsidRPr="00013BB9">
        <w:rPr>
          <w:rFonts w:asciiTheme="majorHAnsi" w:hAnsiTheme="majorHAnsi" w:cstheme="majorHAnsi"/>
          <w:b/>
          <w:bCs/>
        </w:rPr>
        <w:t>Inclusive Accessibility:</w:t>
      </w:r>
      <w:r w:rsidRPr="00013BB9">
        <w:rPr>
          <w:rFonts w:asciiTheme="majorHAnsi" w:hAnsiTheme="majorHAnsi" w:cstheme="majorHAnsi"/>
        </w:rPr>
        <w:t xml:space="preserve"> The MLO framework’s automated calibration (≤5 min vs. current 2–4 hours) dramatically reduces the barrier to entry for wearable robotic technologies in resource-limited healthcare settings.</w:t>
      </w:r>
    </w:p>
    <w:p w14:paraId="74835967" w14:textId="77777777" w:rsidR="00DA5D38" w:rsidRPr="00013BB9" w:rsidRDefault="009A23FC">
      <w:pPr>
        <w:pStyle w:val="Heading3"/>
        <w:rPr>
          <w:rFonts w:cstheme="majorHAnsi"/>
          <w:color w:val="auto"/>
        </w:rPr>
      </w:pPr>
      <w:bookmarkStart w:id="159" w:name="industrial-relevance"/>
      <w:bookmarkEnd w:id="158"/>
      <w:r w:rsidRPr="00013BB9">
        <w:rPr>
          <w:rFonts w:cstheme="majorHAnsi"/>
          <w:color w:val="auto"/>
        </w:rPr>
        <w:t>14.3 Industrial Relevance</w:t>
      </w:r>
    </w:p>
    <w:p w14:paraId="6E09CA3D" w14:textId="77777777" w:rsidR="00DA5D38" w:rsidRPr="00013BB9" w:rsidRDefault="009A23FC" w:rsidP="001919E1">
      <w:pPr>
        <w:pStyle w:val="Compact"/>
        <w:numPr>
          <w:ilvl w:val="0"/>
          <w:numId w:val="19"/>
        </w:numPr>
        <w:jc w:val="both"/>
        <w:rPr>
          <w:rFonts w:asciiTheme="majorHAnsi" w:hAnsiTheme="majorHAnsi" w:cstheme="majorHAnsi"/>
        </w:rPr>
      </w:pPr>
      <w:r w:rsidRPr="00013BB9">
        <w:rPr>
          <w:rFonts w:asciiTheme="majorHAnsi" w:hAnsiTheme="majorHAnsi" w:cstheme="majorHAnsi"/>
        </w:rPr>
        <w:t>The open-source algorithm libraries (D1.1–D1.3) provide direct technology inputs to companies developing wearable robotic systems.</w:t>
      </w:r>
    </w:p>
    <w:p w14:paraId="08A06FE3" w14:textId="77777777" w:rsidR="00DA5D38" w:rsidRPr="00013BB9" w:rsidRDefault="009A23FC" w:rsidP="001919E1">
      <w:pPr>
        <w:pStyle w:val="Compact"/>
        <w:numPr>
          <w:ilvl w:val="0"/>
          <w:numId w:val="19"/>
        </w:numPr>
        <w:jc w:val="both"/>
        <w:rPr>
          <w:rFonts w:asciiTheme="majorHAnsi" w:hAnsiTheme="majorHAnsi" w:cstheme="majorHAnsi"/>
        </w:rPr>
      </w:pPr>
      <w:r w:rsidRPr="00013BB9">
        <w:rPr>
          <w:rFonts w:asciiTheme="majorHAnsi" w:hAnsiTheme="majorHAnsi" w:cstheme="majorHAnsi"/>
        </w:rPr>
        <w:t>The IF-GVD dataset (D2.1) serves as an industry-standard benchmark, accelerating product development cycles.</w:t>
      </w:r>
    </w:p>
    <w:p w14:paraId="0DF11655" w14:textId="77777777" w:rsidR="00DA5D38" w:rsidRPr="00013BB9" w:rsidRDefault="009A23FC" w:rsidP="001919E1">
      <w:pPr>
        <w:pStyle w:val="Compact"/>
        <w:numPr>
          <w:ilvl w:val="0"/>
          <w:numId w:val="19"/>
        </w:numPr>
        <w:jc w:val="both"/>
        <w:rPr>
          <w:rFonts w:asciiTheme="majorHAnsi" w:hAnsiTheme="majorHAnsi" w:cstheme="majorHAnsi"/>
        </w:rPr>
      </w:pPr>
      <w:r w:rsidRPr="00013BB9">
        <w:rPr>
          <w:rFonts w:asciiTheme="majorHAnsi" w:hAnsiTheme="majorHAnsi" w:cstheme="majorHAnsi"/>
        </w:rPr>
        <w:t>Patent filings (D5.3) protect commercially valuable innovations while enabling licensing.</w:t>
      </w:r>
    </w:p>
    <w:p w14:paraId="74F27D90" w14:textId="77777777" w:rsidR="00DA5D38" w:rsidRPr="00013BB9" w:rsidRDefault="009A23FC" w:rsidP="001919E1">
      <w:pPr>
        <w:pStyle w:val="Compact"/>
        <w:numPr>
          <w:ilvl w:val="0"/>
          <w:numId w:val="19"/>
        </w:numPr>
        <w:jc w:val="both"/>
        <w:rPr>
          <w:rFonts w:asciiTheme="majorHAnsi" w:hAnsiTheme="majorHAnsi" w:cstheme="majorHAnsi"/>
        </w:rPr>
      </w:pPr>
      <w:r w:rsidRPr="00013BB9">
        <w:rPr>
          <w:rFonts w:asciiTheme="majorHAnsi" w:hAnsiTheme="majorHAnsi" w:cstheme="majorHAnsi"/>
        </w:rPr>
        <w:t>Letters of intent will be sought from industrial partners (e.g., Wandercraft SAS, Parker Hannifin, Wipro GE Healthcare) for collaborative product development in Year 3.</w:t>
      </w:r>
    </w:p>
    <w:p w14:paraId="15C7F07B" w14:textId="77777777" w:rsidR="00DA5D38" w:rsidRPr="00013BB9" w:rsidRDefault="009A23FC">
      <w:pPr>
        <w:pStyle w:val="Heading2"/>
        <w:rPr>
          <w:rFonts w:cstheme="majorHAnsi"/>
          <w:color w:val="auto"/>
        </w:rPr>
      </w:pPr>
      <w:bookmarkStart w:id="160" w:name="risk-analysis-mitigation"/>
      <w:bookmarkEnd w:id="156"/>
      <w:bookmarkEnd w:id="159"/>
      <w:r w:rsidRPr="00013BB9">
        <w:rPr>
          <w:rFonts w:cstheme="majorHAnsi"/>
          <w:color w:val="auto"/>
        </w:rPr>
        <w:t>15. Risk Analysis &amp; Mitigation</w:t>
      </w:r>
    </w:p>
    <w:p w14:paraId="32615934" w14:textId="77777777" w:rsidR="001919E1" w:rsidRPr="00013BB9" w:rsidRDefault="001919E1" w:rsidP="001919E1">
      <w:pPr>
        <w:pStyle w:val="BodyText"/>
        <w:rPr>
          <w:rFonts w:asciiTheme="majorHAnsi" w:hAnsiTheme="majorHAnsi" w:cstheme="majorHAnsi"/>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70"/>
        <w:gridCol w:w="2437"/>
        <w:gridCol w:w="1272"/>
        <w:gridCol w:w="1040"/>
        <w:gridCol w:w="3031"/>
      </w:tblGrid>
      <w:tr w:rsidR="00B15BC2" w:rsidRPr="00013BB9" w14:paraId="3700ECC5" w14:textId="77777777" w:rsidTr="001919E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14:paraId="5BA7F469"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Risk Category</w:t>
            </w:r>
          </w:p>
        </w:tc>
        <w:tc>
          <w:tcPr>
            <w:tcW w:w="0" w:type="auto"/>
            <w:vAlign w:val="center"/>
          </w:tcPr>
          <w:p w14:paraId="555835C9"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Risk</w:t>
            </w:r>
          </w:p>
        </w:tc>
        <w:tc>
          <w:tcPr>
            <w:tcW w:w="0" w:type="auto"/>
            <w:vAlign w:val="center"/>
          </w:tcPr>
          <w:p w14:paraId="34145176"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Probability</w:t>
            </w:r>
          </w:p>
        </w:tc>
        <w:tc>
          <w:tcPr>
            <w:tcW w:w="0" w:type="auto"/>
            <w:vAlign w:val="center"/>
          </w:tcPr>
          <w:p w14:paraId="0A85F5DC"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Severity</w:t>
            </w:r>
          </w:p>
        </w:tc>
        <w:tc>
          <w:tcPr>
            <w:tcW w:w="0" w:type="auto"/>
            <w:vAlign w:val="center"/>
          </w:tcPr>
          <w:p w14:paraId="5035B22B"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Mitigation Strategy</w:t>
            </w:r>
          </w:p>
        </w:tc>
      </w:tr>
      <w:tr w:rsidR="00B15BC2" w:rsidRPr="00013BB9" w14:paraId="1B41E5DC" w14:textId="77777777" w:rsidTr="001919E1">
        <w:tc>
          <w:tcPr>
            <w:tcW w:w="0" w:type="auto"/>
            <w:vAlign w:val="center"/>
          </w:tcPr>
          <w:p w14:paraId="3988108B"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b/>
                <w:bCs/>
              </w:rPr>
              <w:t>Technical</w:t>
            </w:r>
          </w:p>
        </w:tc>
        <w:tc>
          <w:tcPr>
            <w:tcW w:w="0" w:type="auto"/>
            <w:vAlign w:val="center"/>
          </w:tcPr>
          <w:p w14:paraId="33EF6935"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Fuzzy-CNN-GRU fails to achieve ≥95% accuracy</w:t>
            </w:r>
          </w:p>
        </w:tc>
        <w:tc>
          <w:tcPr>
            <w:tcW w:w="0" w:type="auto"/>
            <w:vAlign w:val="center"/>
          </w:tcPr>
          <w:p w14:paraId="02A3DF63"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Medium</w:t>
            </w:r>
          </w:p>
        </w:tc>
        <w:tc>
          <w:tcPr>
            <w:tcW w:w="0" w:type="auto"/>
            <w:vAlign w:val="center"/>
          </w:tcPr>
          <w:p w14:paraId="63BD973A"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High</w:t>
            </w:r>
          </w:p>
        </w:tc>
        <w:tc>
          <w:tcPr>
            <w:tcW w:w="0" w:type="auto"/>
            <w:vAlign w:val="center"/>
          </w:tcPr>
          <w:p w14:paraId="7B5F8A19"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Parallel development of pure CNN-Transformer baseline; iterative NAS ensures best achievable architecture</w:t>
            </w:r>
          </w:p>
        </w:tc>
      </w:tr>
      <w:tr w:rsidR="00B15BC2" w:rsidRPr="00013BB9" w14:paraId="672C21CB" w14:textId="77777777" w:rsidTr="001919E1">
        <w:tc>
          <w:tcPr>
            <w:tcW w:w="0" w:type="auto"/>
            <w:vAlign w:val="center"/>
          </w:tcPr>
          <w:p w14:paraId="4A1BD74D"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b/>
                <w:bCs/>
              </w:rPr>
              <w:t>Technical</w:t>
            </w:r>
          </w:p>
        </w:tc>
        <w:tc>
          <w:tcPr>
            <w:tcW w:w="0" w:type="auto"/>
            <w:vAlign w:val="center"/>
          </w:tcPr>
          <w:p w14:paraId="291F8F86"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OT domain adaptation computationally too slow for real-time use</w:t>
            </w:r>
          </w:p>
        </w:tc>
        <w:tc>
          <w:tcPr>
            <w:tcW w:w="0" w:type="auto"/>
            <w:vAlign w:val="center"/>
          </w:tcPr>
          <w:p w14:paraId="3AD1C665"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Low</w:t>
            </w:r>
          </w:p>
        </w:tc>
        <w:tc>
          <w:tcPr>
            <w:tcW w:w="0" w:type="auto"/>
            <w:vAlign w:val="center"/>
          </w:tcPr>
          <w:p w14:paraId="1CB4EBCF"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High</w:t>
            </w:r>
          </w:p>
        </w:tc>
        <w:tc>
          <w:tcPr>
            <w:tcW w:w="0" w:type="auto"/>
            <w:vAlign w:val="center"/>
          </w:tcPr>
          <w:p w14:paraId="63C712E1"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Use of Sinkhorn with fixed iterations and GPU acceleration; offline pre-computation of transport maps for typical user profiles</w:t>
            </w:r>
          </w:p>
        </w:tc>
      </w:tr>
      <w:tr w:rsidR="00B15BC2" w:rsidRPr="00013BB9" w14:paraId="41284685" w14:textId="77777777" w:rsidTr="001919E1">
        <w:tc>
          <w:tcPr>
            <w:tcW w:w="0" w:type="auto"/>
            <w:vAlign w:val="center"/>
          </w:tcPr>
          <w:p w14:paraId="231963B5"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b/>
                <w:bCs/>
              </w:rPr>
              <w:lastRenderedPageBreak/>
              <w:t>Technical</w:t>
            </w:r>
          </w:p>
        </w:tc>
        <w:tc>
          <w:tcPr>
            <w:tcW w:w="0" w:type="auto"/>
            <w:vAlign w:val="center"/>
          </w:tcPr>
          <w:p w14:paraId="2012CD01"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σ-AADRC stability conditions not achievable on target hardware</w:t>
            </w:r>
          </w:p>
        </w:tc>
        <w:tc>
          <w:tcPr>
            <w:tcW w:w="0" w:type="auto"/>
            <w:vAlign w:val="center"/>
          </w:tcPr>
          <w:p w14:paraId="0C4F6653"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Low</w:t>
            </w:r>
          </w:p>
        </w:tc>
        <w:tc>
          <w:tcPr>
            <w:tcW w:w="0" w:type="auto"/>
            <w:vAlign w:val="center"/>
          </w:tcPr>
          <w:p w14:paraId="5D153227"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High</w:t>
            </w:r>
          </w:p>
        </w:tc>
        <w:tc>
          <w:tcPr>
            <w:tcW w:w="0" w:type="auto"/>
            <w:vAlign w:val="center"/>
          </w:tcPr>
          <w:p w14:paraId="1131DE42"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Conservative parameter constraints; hardware-in-the-loop testing before clinical deployment</w:t>
            </w:r>
          </w:p>
        </w:tc>
      </w:tr>
      <w:tr w:rsidR="00B15BC2" w:rsidRPr="00013BB9" w14:paraId="33088528" w14:textId="77777777" w:rsidTr="001919E1">
        <w:tc>
          <w:tcPr>
            <w:tcW w:w="0" w:type="auto"/>
            <w:vAlign w:val="center"/>
          </w:tcPr>
          <w:p w14:paraId="41262D2A"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b/>
                <w:bCs/>
              </w:rPr>
              <w:t>Data</w:t>
            </w:r>
          </w:p>
        </w:tc>
        <w:tc>
          <w:tcPr>
            <w:tcW w:w="0" w:type="auto"/>
            <w:vAlign w:val="center"/>
          </w:tcPr>
          <w:p w14:paraId="709F7DB8"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Insufficient data diversity in IF-GVD</w:t>
            </w:r>
          </w:p>
        </w:tc>
        <w:tc>
          <w:tcPr>
            <w:tcW w:w="0" w:type="auto"/>
            <w:vAlign w:val="center"/>
          </w:tcPr>
          <w:p w14:paraId="31A6F767"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Medium</w:t>
            </w:r>
          </w:p>
        </w:tc>
        <w:tc>
          <w:tcPr>
            <w:tcW w:w="0" w:type="auto"/>
            <w:vAlign w:val="center"/>
          </w:tcPr>
          <w:p w14:paraId="6D6DF21F"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Medium</w:t>
            </w:r>
          </w:p>
        </w:tc>
        <w:tc>
          <w:tcPr>
            <w:tcW w:w="0" w:type="auto"/>
            <w:vAlign w:val="center"/>
          </w:tcPr>
          <w:p w14:paraId="2DEE88F2"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Multi-site collection, oversampling of edge cases, data augmentation (rotation, scaling, noise injection)</w:t>
            </w:r>
          </w:p>
        </w:tc>
      </w:tr>
      <w:tr w:rsidR="00B15BC2" w:rsidRPr="00013BB9" w14:paraId="04F3E6DD" w14:textId="77777777" w:rsidTr="001919E1">
        <w:tc>
          <w:tcPr>
            <w:tcW w:w="0" w:type="auto"/>
            <w:vAlign w:val="center"/>
          </w:tcPr>
          <w:p w14:paraId="68E90FD1"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b/>
                <w:bCs/>
              </w:rPr>
              <w:t>Data</w:t>
            </w:r>
          </w:p>
        </w:tc>
        <w:tc>
          <w:tcPr>
            <w:tcW w:w="0" w:type="auto"/>
            <w:vAlign w:val="center"/>
          </w:tcPr>
          <w:p w14:paraId="5010BF48"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High intra-subject variability confounding models</w:t>
            </w:r>
          </w:p>
        </w:tc>
        <w:tc>
          <w:tcPr>
            <w:tcW w:w="0" w:type="auto"/>
            <w:vAlign w:val="center"/>
          </w:tcPr>
          <w:p w14:paraId="2D871EC0"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High</w:t>
            </w:r>
          </w:p>
        </w:tc>
        <w:tc>
          <w:tcPr>
            <w:tcW w:w="0" w:type="auto"/>
            <w:vAlign w:val="center"/>
          </w:tcPr>
          <w:p w14:paraId="33B36D50"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Medium</w:t>
            </w:r>
          </w:p>
        </w:tc>
        <w:tc>
          <w:tcPr>
            <w:tcW w:w="0" w:type="auto"/>
            <w:vAlign w:val="center"/>
          </w:tcPr>
          <w:p w14:paraId="05756D6F"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Explicit variability modeling is core methodology; dedicated ablation studies</w:t>
            </w:r>
          </w:p>
        </w:tc>
      </w:tr>
      <w:tr w:rsidR="00B15BC2" w:rsidRPr="00013BB9" w14:paraId="4F9559E4" w14:textId="77777777" w:rsidTr="001919E1">
        <w:tc>
          <w:tcPr>
            <w:tcW w:w="0" w:type="auto"/>
            <w:vAlign w:val="center"/>
          </w:tcPr>
          <w:p w14:paraId="1BEC4DDB"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b/>
                <w:bCs/>
              </w:rPr>
              <w:t>Data</w:t>
            </w:r>
          </w:p>
        </w:tc>
        <w:tc>
          <w:tcPr>
            <w:tcW w:w="0" w:type="auto"/>
            <w:vAlign w:val="center"/>
          </w:tcPr>
          <w:p w14:paraId="53738C6B"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Recruitment challenges for clinical population</w:t>
            </w:r>
          </w:p>
        </w:tc>
        <w:tc>
          <w:tcPr>
            <w:tcW w:w="0" w:type="auto"/>
            <w:vAlign w:val="center"/>
          </w:tcPr>
          <w:p w14:paraId="12DED81D"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Medium</w:t>
            </w:r>
          </w:p>
        </w:tc>
        <w:tc>
          <w:tcPr>
            <w:tcW w:w="0" w:type="auto"/>
            <w:vAlign w:val="center"/>
          </w:tcPr>
          <w:p w14:paraId="0A1591F4"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Medium</w:t>
            </w:r>
          </w:p>
        </w:tc>
        <w:tc>
          <w:tcPr>
            <w:tcW w:w="0" w:type="auto"/>
            <w:vAlign w:val="center"/>
          </w:tcPr>
          <w:p w14:paraId="788CE0B4"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Multiple partner hospitals; simplified enrolment protocols; compensation for participants</w:t>
            </w:r>
          </w:p>
        </w:tc>
      </w:tr>
      <w:tr w:rsidR="00B15BC2" w:rsidRPr="00013BB9" w14:paraId="2AE58B9D" w14:textId="77777777" w:rsidTr="001919E1">
        <w:tc>
          <w:tcPr>
            <w:tcW w:w="0" w:type="auto"/>
            <w:vAlign w:val="center"/>
          </w:tcPr>
          <w:p w14:paraId="2FA66D73"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b/>
                <w:bCs/>
              </w:rPr>
              <w:t>Deployment</w:t>
            </w:r>
          </w:p>
        </w:tc>
        <w:tc>
          <w:tcPr>
            <w:tcW w:w="0" w:type="auto"/>
            <w:vAlign w:val="center"/>
          </w:tcPr>
          <w:p w14:paraId="1EC1A4A7"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Regulatory approval delays</w:t>
            </w:r>
          </w:p>
        </w:tc>
        <w:tc>
          <w:tcPr>
            <w:tcW w:w="0" w:type="auto"/>
            <w:vAlign w:val="center"/>
          </w:tcPr>
          <w:p w14:paraId="05D66646"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Low</w:t>
            </w:r>
          </w:p>
        </w:tc>
        <w:tc>
          <w:tcPr>
            <w:tcW w:w="0" w:type="auto"/>
            <w:vAlign w:val="center"/>
          </w:tcPr>
          <w:p w14:paraId="0D1E4979"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High</w:t>
            </w:r>
          </w:p>
        </w:tc>
        <w:tc>
          <w:tcPr>
            <w:tcW w:w="0" w:type="auto"/>
            <w:vAlign w:val="center"/>
          </w:tcPr>
          <w:p w14:paraId="5DF569B7"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Early engagement with CDSCO (India) and CE marking authority (EU); FDA pre-submission meeting if needed</w:t>
            </w:r>
          </w:p>
        </w:tc>
      </w:tr>
      <w:tr w:rsidR="00B15BC2" w:rsidRPr="00013BB9" w14:paraId="14F6A5D4" w14:textId="77777777" w:rsidTr="001919E1">
        <w:tc>
          <w:tcPr>
            <w:tcW w:w="0" w:type="auto"/>
            <w:vAlign w:val="center"/>
          </w:tcPr>
          <w:p w14:paraId="4329E2B9"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b/>
                <w:bCs/>
              </w:rPr>
              <w:t>Collaboration</w:t>
            </w:r>
          </w:p>
        </w:tc>
        <w:tc>
          <w:tcPr>
            <w:tcW w:w="0" w:type="auto"/>
            <w:vAlign w:val="center"/>
          </w:tcPr>
          <w:p w14:paraId="38EBA122"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Communication and coordination barriers (India-France)</w:t>
            </w:r>
          </w:p>
        </w:tc>
        <w:tc>
          <w:tcPr>
            <w:tcW w:w="0" w:type="auto"/>
            <w:vAlign w:val="center"/>
          </w:tcPr>
          <w:p w14:paraId="42916B98"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Low</w:t>
            </w:r>
          </w:p>
        </w:tc>
        <w:tc>
          <w:tcPr>
            <w:tcW w:w="0" w:type="auto"/>
            <w:vAlign w:val="center"/>
          </w:tcPr>
          <w:p w14:paraId="5FD982AE"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Low</w:t>
            </w:r>
          </w:p>
        </w:tc>
        <w:tc>
          <w:tcPr>
            <w:tcW w:w="0" w:type="auto"/>
            <w:vAlign w:val="center"/>
          </w:tcPr>
          <w:p w14:paraId="36772C98"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Bi-weekly video meetings; annual joint workshops; shared cloud computing environment (AWS/Azure)</w:t>
            </w:r>
          </w:p>
        </w:tc>
      </w:tr>
      <w:tr w:rsidR="00B15BC2" w:rsidRPr="00013BB9" w14:paraId="64CB60C8" w14:textId="77777777" w:rsidTr="001919E1">
        <w:tc>
          <w:tcPr>
            <w:tcW w:w="0" w:type="auto"/>
            <w:vAlign w:val="center"/>
          </w:tcPr>
          <w:p w14:paraId="55446AFD"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b/>
                <w:bCs/>
              </w:rPr>
              <w:t>Budget</w:t>
            </w:r>
          </w:p>
        </w:tc>
        <w:tc>
          <w:tcPr>
            <w:tcW w:w="0" w:type="auto"/>
            <w:vAlign w:val="center"/>
          </w:tcPr>
          <w:p w14:paraId="3CC955DC"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Equipment cost overruns</w:t>
            </w:r>
          </w:p>
        </w:tc>
        <w:tc>
          <w:tcPr>
            <w:tcW w:w="0" w:type="auto"/>
            <w:vAlign w:val="center"/>
          </w:tcPr>
          <w:p w14:paraId="12EFAC9F"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Low</w:t>
            </w:r>
          </w:p>
        </w:tc>
        <w:tc>
          <w:tcPr>
            <w:tcW w:w="0" w:type="auto"/>
            <w:vAlign w:val="center"/>
          </w:tcPr>
          <w:p w14:paraId="0FBDFF1F"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Medium</w:t>
            </w:r>
          </w:p>
        </w:tc>
        <w:tc>
          <w:tcPr>
            <w:tcW w:w="0" w:type="auto"/>
            <w:vAlign w:val="center"/>
          </w:tcPr>
          <w:p w14:paraId="06F0F3F3"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Cost quotes obtained at proposal stage; contingency budget allocated (10%)</w:t>
            </w:r>
          </w:p>
        </w:tc>
      </w:tr>
    </w:tbl>
    <w:p w14:paraId="694CB8A3" w14:textId="77777777" w:rsidR="00DA5D38" w:rsidRPr="00013BB9" w:rsidRDefault="00DA5D38">
      <w:pPr>
        <w:rPr>
          <w:rFonts w:asciiTheme="majorHAnsi" w:hAnsiTheme="majorHAnsi" w:cstheme="majorHAnsi"/>
        </w:rPr>
      </w:pPr>
    </w:p>
    <w:p w14:paraId="3F543934" w14:textId="77777777" w:rsidR="00DA5D38" w:rsidRPr="00013BB9" w:rsidRDefault="009A23FC">
      <w:pPr>
        <w:pStyle w:val="Heading2"/>
        <w:rPr>
          <w:rFonts w:cstheme="majorHAnsi"/>
          <w:color w:val="auto"/>
        </w:rPr>
      </w:pPr>
      <w:bookmarkStart w:id="161" w:name="budget-justification"/>
      <w:bookmarkEnd w:id="160"/>
      <w:r w:rsidRPr="00013BB9">
        <w:rPr>
          <w:rFonts w:cstheme="majorHAnsi"/>
          <w:color w:val="auto"/>
        </w:rPr>
        <w:t>16. Budget Justification</w:t>
      </w:r>
    </w:p>
    <w:p w14:paraId="1D2360A0" w14:textId="77777777" w:rsidR="001919E1" w:rsidRPr="00013BB9" w:rsidRDefault="009A23FC" w:rsidP="001919E1">
      <w:pPr>
        <w:pStyle w:val="Heading3"/>
        <w:rPr>
          <w:rFonts w:cstheme="majorHAnsi"/>
          <w:color w:val="auto"/>
        </w:rPr>
      </w:pPr>
      <w:bookmarkStart w:id="162" w:name="budget-summary-indian-team-in-inr-lakhs"/>
      <w:r w:rsidRPr="00013BB9">
        <w:rPr>
          <w:rFonts w:cstheme="majorHAnsi"/>
          <w:color w:val="auto"/>
        </w:rPr>
        <w:t>Budget Summary (Indian Team — in INR Lakhs)</w:t>
      </w:r>
      <w:r w:rsidR="001919E1" w:rsidRPr="00013BB9">
        <w:rPr>
          <w:rFonts w:cstheme="majorHAnsi"/>
          <w:color w:val="auto"/>
        </w:rPr>
        <w:br/>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67"/>
        <w:gridCol w:w="3006"/>
        <w:gridCol w:w="1359"/>
        <w:gridCol w:w="1369"/>
        <w:gridCol w:w="1351"/>
        <w:gridCol w:w="1398"/>
      </w:tblGrid>
      <w:tr w:rsidR="00B15BC2" w:rsidRPr="00013BB9" w14:paraId="774A3B0A" w14:textId="77777777" w:rsidTr="001919E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14:paraId="713EA0B4"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Sr. No.</w:t>
            </w:r>
          </w:p>
        </w:tc>
        <w:tc>
          <w:tcPr>
            <w:tcW w:w="0" w:type="auto"/>
            <w:vAlign w:val="center"/>
          </w:tcPr>
          <w:p w14:paraId="0AA81DA5"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Items</w:t>
            </w:r>
          </w:p>
        </w:tc>
        <w:tc>
          <w:tcPr>
            <w:tcW w:w="0" w:type="auto"/>
          </w:tcPr>
          <w:p w14:paraId="6E85E6FB"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 xml:space="preserve">1st Year </w:t>
            </w:r>
            <w:r w:rsidR="001919E1" w:rsidRPr="00013BB9">
              <w:rPr>
                <w:rFonts w:asciiTheme="majorHAnsi" w:hAnsiTheme="majorHAnsi" w:cstheme="majorHAnsi"/>
              </w:rPr>
              <w:t xml:space="preserve">  </w:t>
            </w:r>
            <w:r w:rsidRPr="00013BB9">
              <w:rPr>
                <w:rFonts w:asciiTheme="majorHAnsi" w:hAnsiTheme="majorHAnsi" w:cstheme="majorHAnsi"/>
              </w:rPr>
              <w:t>(₹ Lakhs)</w:t>
            </w:r>
          </w:p>
        </w:tc>
        <w:tc>
          <w:tcPr>
            <w:tcW w:w="0" w:type="auto"/>
          </w:tcPr>
          <w:p w14:paraId="21FB1330"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 xml:space="preserve">2nd Year </w:t>
            </w:r>
            <w:r w:rsidR="001919E1" w:rsidRPr="00013BB9">
              <w:rPr>
                <w:rFonts w:asciiTheme="majorHAnsi" w:hAnsiTheme="majorHAnsi" w:cstheme="majorHAnsi"/>
              </w:rPr>
              <w:t xml:space="preserve"> </w:t>
            </w:r>
            <w:r w:rsidRPr="00013BB9">
              <w:rPr>
                <w:rFonts w:asciiTheme="majorHAnsi" w:hAnsiTheme="majorHAnsi" w:cstheme="majorHAnsi"/>
              </w:rPr>
              <w:t>(₹ Lakhs)</w:t>
            </w:r>
          </w:p>
        </w:tc>
        <w:tc>
          <w:tcPr>
            <w:tcW w:w="0" w:type="auto"/>
          </w:tcPr>
          <w:p w14:paraId="381BD069"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 xml:space="preserve">3rd Year </w:t>
            </w:r>
            <w:r w:rsidR="001919E1" w:rsidRPr="00013BB9">
              <w:rPr>
                <w:rFonts w:asciiTheme="majorHAnsi" w:hAnsiTheme="majorHAnsi" w:cstheme="majorHAnsi"/>
              </w:rPr>
              <w:t xml:space="preserve"> </w:t>
            </w:r>
            <w:r w:rsidRPr="00013BB9">
              <w:rPr>
                <w:rFonts w:asciiTheme="majorHAnsi" w:hAnsiTheme="majorHAnsi" w:cstheme="majorHAnsi"/>
              </w:rPr>
              <w:t>(₹ Lakhs)</w:t>
            </w:r>
          </w:p>
        </w:tc>
        <w:tc>
          <w:tcPr>
            <w:tcW w:w="0" w:type="auto"/>
          </w:tcPr>
          <w:p w14:paraId="1E1719EC"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 xml:space="preserve">Total </w:t>
            </w:r>
            <w:r w:rsidR="001919E1" w:rsidRPr="00013BB9">
              <w:rPr>
                <w:rFonts w:asciiTheme="majorHAnsi" w:hAnsiTheme="majorHAnsi" w:cstheme="majorHAnsi"/>
              </w:rPr>
              <w:t xml:space="preserve">         </w:t>
            </w:r>
            <w:r w:rsidRPr="00013BB9">
              <w:rPr>
                <w:rFonts w:asciiTheme="majorHAnsi" w:hAnsiTheme="majorHAnsi" w:cstheme="majorHAnsi"/>
              </w:rPr>
              <w:t>(₹ Lakhs)</w:t>
            </w:r>
          </w:p>
        </w:tc>
      </w:tr>
      <w:tr w:rsidR="00B15BC2" w:rsidRPr="00013BB9" w14:paraId="4F7979C6" w14:textId="77777777" w:rsidTr="001919E1">
        <w:tc>
          <w:tcPr>
            <w:tcW w:w="0" w:type="auto"/>
          </w:tcPr>
          <w:p w14:paraId="75C7D355"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1.</w:t>
            </w:r>
          </w:p>
        </w:tc>
        <w:tc>
          <w:tcPr>
            <w:tcW w:w="0" w:type="auto"/>
          </w:tcPr>
          <w:p w14:paraId="0E0368E1"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b/>
                <w:bCs/>
              </w:rPr>
              <w:t>Equipment</w:t>
            </w:r>
          </w:p>
        </w:tc>
        <w:tc>
          <w:tcPr>
            <w:tcW w:w="0" w:type="auto"/>
          </w:tcPr>
          <w:p w14:paraId="33DB431A" w14:textId="77777777" w:rsidR="00DA5D38" w:rsidRPr="00013BB9" w:rsidRDefault="00DA5D38" w:rsidP="001919E1">
            <w:pPr>
              <w:pStyle w:val="Compact"/>
              <w:jc w:val="center"/>
              <w:rPr>
                <w:rFonts w:asciiTheme="majorHAnsi" w:hAnsiTheme="majorHAnsi" w:cstheme="majorHAnsi"/>
              </w:rPr>
            </w:pPr>
          </w:p>
        </w:tc>
        <w:tc>
          <w:tcPr>
            <w:tcW w:w="0" w:type="auto"/>
          </w:tcPr>
          <w:p w14:paraId="7DA9FB3B" w14:textId="77777777" w:rsidR="00DA5D38" w:rsidRPr="00013BB9" w:rsidRDefault="00DA5D38" w:rsidP="001919E1">
            <w:pPr>
              <w:pStyle w:val="Compact"/>
              <w:jc w:val="center"/>
              <w:rPr>
                <w:rFonts w:asciiTheme="majorHAnsi" w:hAnsiTheme="majorHAnsi" w:cstheme="majorHAnsi"/>
              </w:rPr>
            </w:pPr>
          </w:p>
        </w:tc>
        <w:tc>
          <w:tcPr>
            <w:tcW w:w="0" w:type="auto"/>
          </w:tcPr>
          <w:p w14:paraId="7D180EE0" w14:textId="77777777" w:rsidR="00DA5D38" w:rsidRPr="00013BB9" w:rsidRDefault="00DA5D38" w:rsidP="001919E1">
            <w:pPr>
              <w:pStyle w:val="Compact"/>
              <w:jc w:val="center"/>
              <w:rPr>
                <w:rFonts w:asciiTheme="majorHAnsi" w:hAnsiTheme="majorHAnsi" w:cstheme="majorHAnsi"/>
              </w:rPr>
            </w:pPr>
          </w:p>
        </w:tc>
        <w:tc>
          <w:tcPr>
            <w:tcW w:w="0" w:type="auto"/>
          </w:tcPr>
          <w:p w14:paraId="1EFF9EBD" w14:textId="77777777" w:rsidR="00DA5D38" w:rsidRPr="00013BB9" w:rsidRDefault="00DA5D38" w:rsidP="001919E1">
            <w:pPr>
              <w:pStyle w:val="Compact"/>
              <w:jc w:val="center"/>
              <w:rPr>
                <w:rFonts w:asciiTheme="majorHAnsi" w:hAnsiTheme="majorHAnsi" w:cstheme="majorHAnsi"/>
              </w:rPr>
            </w:pPr>
          </w:p>
        </w:tc>
      </w:tr>
      <w:tr w:rsidR="00B15BC2" w:rsidRPr="00013BB9" w14:paraId="5570D77A" w14:textId="77777777" w:rsidTr="001919E1">
        <w:tc>
          <w:tcPr>
            <w:tcW w:w="0" w:type="auto"/>
          </w:tcPr>
          <w:p w14:paraId="024174DA"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2.</w:t>
            </w:r>
          </w:p>
        </w:tc>
        <w:tc>
          <w:tcPr>
            <w:tcW w:w="0" w:type="auto"/>
          </w:tcPr>
          <w:p w14:paraId="242C9375"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b/>
                <w:bCs/>
              </w:rPr>
              <w:t>Salaries / Fellowships</w:t>
            </w:r>
          </w:p>
        </w:tc>
        <w:tc>
          <w:tcPr>
            <w:tcW w:w="0" w:type="auto"/>
          </w:tcPr>
          <w:p w14:paraId="5D21B530" w14:textId="77777777" w:rsidR="00DA5D38" w:rsidRPr="00013BB9" w:rsidRDefault="00013BB9" w:rsidP="001919E1">
            <w:pPr>
              <w:pStyle w:val="Compact"/>
              <w:jc w:val="center"/>
              <w:rPr>
                <w:rFonts w:asciiTheme="majorHAnsi" w:hAnsiTheme="majorHAnsi" w:cstheme="majorHAnsi"/>
              </w:rPr>
            </w:pPr>
            <w:r>
              <w:rPr>
                <w:rFonts w:asciiTheme="majorHAnsi" w:hAnsiTheme="majorHAnsi" w:cstheme="majorHAnsi"/>
              </w:rPr>
              <w:t>4.44</w:t>
            </w:r>
          </w:p>
        </w:tc>
        <w:tc>
          <w:tcPr>
            <w:tcW w:w="0" w:type="auto"/>
          </w:tcPr>
          <w:p w14:paraId="7130E06E" w14:textId="77777777" w:rsidR="00DA5D38" w:rsidRPr="00013BB9" w:rsidRDefault="00013BB9" w:rsidP="001919E1">
            <w:pPr>
              <w:pStyle w:val="Compact"/>
              <w:jc w:val="center"/>
              <w:rPr>
                <w:rFonts w:asciiTheme="majorHAnsi" w:hAnsiTheme="majorHAnsi" w:cstheme="majorHAnsi"/>
              </w:rPr>
            </w:pPr>
            <w:r>
              <w:rPr>
                <w:rFonts w:asciiTheme="majorHAnsi" w:hAnsiTheme="majorHAnsi" w:cstheme="majorHAnsi"/>
              </w:rPr>
              <w:t>4.44</w:t>
            </w:r>
          </w:p>
        </w:tc>
        <w:tc>
          <w:tcPr>
            <w:tcW w:w="0" w:type="auto"/>
          </w:tcPr>
          <w:p w14:paraId="7B1ECEAC" w14:textId="77777777" w:rsidR="00DA5D38" w:rsidRPr="00013BB9" w:rsidRDefault="00013BB9" w:rsidP="001919E1">
            <w:pPr>
              <w:pStyle w:val="Compact"/>
              <w:jc w:val="center"/>
              <w:rPr>
                <w:rFonts w:asciiTheme="majorHAnsi" w:hAnsiTheme="majorHAnsi" w:cstheme="majorHAnsi"/>
              </w:rPr>
            </w:pPr>
            <w:r>
              <w:rPr>
                <w:rFonts w:asciiTheme="majorHAnsi" w:hAnsiTheme="majorHAnsi" w:cstheme="majorHAnsi"/>
              </w:rPr>
              <w:t>4.44</w:t>
            </w:r>
          </w:p>
        </w:tc>
        <w:tc>
          <w:tcPr>
            <w:tcW w:w="0" w:type="auto"/>
          </w:tcPr>
          <w:p w14:paraId="67EBA048" w14:textId="77777777" w:rsidR="00DA5D38" w:rsidRPr="00013BB9" w:rsidRDefault="00013BB9" w:rsidP="001919E1">
            <w:pPr>
              <w:pStyle w:val="Compact"/>
              <w:jc w:val="center"/>
              <w:rPr>
                <w:rFonts w:asciiTheme="majorHAnsi" w:hAnsiTheme="majorHAnsi" w:cstheme="majorHAnsi"/>
              </w:rPr>
            </w:pPr>
            <w:r>
              <w:rPr>
                <w:rFonts w:asciiTheme="majorHAnsi" w:hAnsiTheme="majorHAnsi" w:cstheme="majorHAnsi"/>
              </w:rPr>
              <w:t>13.92</w:t>
            </w:r>
          </w:p>
        </w:tc>
      </w:tr>
      <w:tr w:rsidR="00B15BC2" w:rsidRPr="00013BB9" w14:paraId="295DFC39" w14:textId="77777777" w:rsidTr="001919E1">
        <w:tc>
          <w:tcPr>
            <w:tcW w:w="0" w:type="auto"/>
          </w:tcPr>
          <w:p w14:paraId="65073DAF"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3.</w:t>
            </w:r>
          </w:p>
        </w:tc>
        <w:tc>
          <w:tcPr>
            <w:tcW w:w="0" w:type="auto"/>
          </w:tcPr>
          <w:p w14:paraId="61D63EA9"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b/>
                <w:bCs/>
              </w:rPr>
              <w:t>Consumables</w:t>
            </w:r>
          </w:p>
        </w:tc>
        <w:tc>
          <w:tcPr>
            <w:tcW w:w="0" w:type="auto"/>
          </w:tcPr>
          <w:p w14:paraId="732EBC4C"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2.00</w:t>
            </w:r>
          </w:p>
        </w:tc>
        <w:tc>
          <w:tcPr>
            <w:tcW w:w="0" w:type="auto"/>
          </w:tcPr>
          <w:p w14:paraId="62FAA6D2"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2.50</w:t>
            </w:r>
          </w:p>
        </w:tc>
        <w:tc>
          <w:tcPr>
            <w:tcW w:w="0" w:type="auto"/>
          </w:tcPr>
          <w:p w14:paraId="44DE9FD4"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2.50</w:t>
            </w:r>
          </w:p>
        </w:tc>
        <w:tc>
          <w:tcPr>
            <w:tcW w:w="0" w:type="auto"/>
          </w:tcPr>
          <w:p w14:paraId="2BA6642E"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7.00</w:t>
            </w:r>
          </w:p>
        </w:tc>
      </w:tr>
      <w:tr w:rsidR="00B15BC2" w:rsidRPr="00013BB9" w14:paraId="483A8B4B" w14:textId="77777777" w:rsidTr="001919E1">
        <w:tc>
          <w:tcPr>
            <w:tcW w:w="0" w:type="auto"/>
          </w:tcPr>
          <w:p w14:paraId="15A1E370"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4.</w:t>
            </w:r>
          </w:p>
        </w:tc>
        <w:tc>
          <w:tcPr>
            <w:tcW w:w="0" w:type="auto"/>
          </w:tcPr>
          <w:p w14:paraId="7E9EF329"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b/>
                <w:bCs/>
              </w:rPr>
              <w:t>Travel (domestic conferences)</w:t>
            </w:r>
          </w:p>
        </w:tc>
        <w:tc>
          <w:tcPr>
            <w:tcW w:w="0" w:type="auto"/>
          </w:tcPr>
          <w:p w14:paraId="32E363EE"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1.50</w:t>
            </w:r>
          </w:p>
        </w:tc>
        <w:tc>
          <w:tcPr>
            <w:tcW w:w="0" w:type="auto"/>
          </w:tcPr>
          <w:p w14:paraId="587D7B00"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1.50</w:t>
            </w:r>
          </w:p>
        </w:tc>
        <w:tc>
          <w:tcPr>
            <w:tcW w:w="0" w:type="auto"/>
          </w:tcPr>
          <w:p w14:paraId="60E48B29"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1.50</w:t>
            </w:r>
          </w:p>
        </w:tc>
        <w:tc>
          <w:tcPr>
            <w:tcW w:w="0" w:type="auto"/>
          </w:tcPr>
          <w:p w14:paraId="3ABB8DC5"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4.50</w:t>
            </w:r>
          </w:p>
        </w:tc>
      </w:tr>
      <w:tr w:rsidR="00B15BC2" w:rsidRPr="00013BB9" w14:paraId="680F9064" w14:textId="77777777" w:rsidTr="001919E1">
        <w:tc>
          <w:tcPr>
            <w:tcW w:w="0" w:type="auto"/>
          </w:tcPr>
          <w:p w14:paraId="08FE9617"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5.</w:t>
            </w:r>
          </w:p>
        </w:tc>
        <w:tc>
          <w:tcPr>
            <w:tcW w:w="0" w:type="auto"/>
          </w:tcPr>
          <w:p w14:paraId="29D09BAA"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b/>
                <w:bCs/>
              </w:rPr>
              <w:t>Exchange Visits (France ↔ India)</w:t>
            </w:r>
          </w:p>
        </w:tc>
        <w:tc>
          <w:tcPr>
            <w:tcW w:w="0" w:type="auto"/>
          </w:tcPr>
          <w:p w14:paraId="42F0A226"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1.50</w:t>
            </w:r>
          </w:p>
        </w:tc>
        <w:tc>
          <w:tcPr>
            <w:tcW w:w="0" w:type="auto"/>
          </w:tcPr>
          <w:p w14:paraId="24895A08"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3.00</w:t>
            </w:r>
          </w:p>
        </w:tc>
        <w:tc>
          <w:tcPr>
            <w:tcW w:w="0" w:type="auto"/>
          </w:tcPr>
          <w:p w14:paraId="444FB0A9"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2.00</w:t>
            </w:r>
          </w:p>
        </w:tc>
        <w:tc>
          <w:tcPr>
            <w:tcW w:w="0" w:type="auto"/>
          </w:tcPr>
          <w:p w14:paraId="40390F5F"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6.50</w:t>
            </w:r>
          </w:p>
        </w:tc>
      </w:tr>
      <w:tr w:rsidR="00B15BC2" w:rsidRPr="00013BB9" w14:paraId="555AB68F" w14:textId="77777777" w:rsidTr="001919E1">
        <w:tc>
          <w:tcPr>
            <w:tcW w:w="0" w:type="auto"/>
          </w:tcPr>
          <w:p w14:paraId="38234736"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lastRenderedPageBreak/>
              <w:t>6.</w:t>
            </w:r>
          </w:p>
        </w:tc>
        <w:tc>
          <w:tcPr>
            <w:tcW w:w="0" w:type="auto"/>
          </w:tcPr>
          <w:p w14:paraId="3C6FB843" w14:textId="77777777" w:rsidR="00DA5D38" w:rsidRPr="00013BB9" w:rsidRDefault="00F8601D">
            <w:pPr>
              <w:pStyle w:val="Compact"/>
              <w:rPr>
                <w:rFonts w:asciiTheme="majorHAnsi" w:hAnsiTheme="majorHAnsi" w:cstheme="majorHAnsi"/>
              </w:rPr>
            </w:pPr>
            <w:r>
              <w:rPr>
                <w:rFonts w:asciiTheme="majorHAnsi" w:hAnsiTheme="majorHAnsi" w:cstheme="majorHAnsi"/>
                <w:b/>
                <w:bCs/>
              </w:rPr>
              <w:t>Contingency</w:t>
            </w:r>
          </w:p>
        </w:tc>
        <w:tc>
          <w:tcPr>
            <w:tcW w:w="0" w:type="auto"/>
          </w:tcPr>
          <w:p w14:paraId="24FCAD6C"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3.46</w:t>
            </w:r>
          </w:p>
        </w:tc>
        <w:tc>
          <w:tcPr>
            <w:tcW w:w="0" w:type="auto"/>
          </w:tcPr>
          <w:p w14:paraId="0C95BBDD"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2.46</w:t>
            </w:r>
          </w:p>
        </w:tc>
        <w:tc>
          <w:tcPr>
            <w:tcW w:w="0" w:type="auto"/>
          </w:tcPr>
          <w:p w14:paraId="6754C687"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1.96</w:t>
            </w:r>
          </w:p>
        </w:tc>
        <w:tc>
          <w:tcPr>
            <w:tcW w:w="0" w:type="auto"/>
          </w:tcPr>
          <w:p w14:paraId="3A51208E"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7.88</w:t>
            </w:r>
          </w:p>
        </w:tc>
      </w:tr>
      <w:tr w:rsidR="00B15BC2" w:rsidRPr="00013BB9" w14:paraId="03B1BC80" w14:textId="77777777" w:rsidTr="001919E1">
        <w:tc>
          <w:tcPr>
            <w:tcW w:w="0" w:type="auto"/>
          </w:tcPr>
          <w:p w14:paraId="141A7706"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7.</w:t>
            </w:r>
          </w:p>
        </w:tc>
        <w:tc>
          <w:tcPr>
            <w:tcW w:w="0" w:type="auto"/>
          </w:tcPr>
          <w:p w14:paraId="5654EA4F"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b/>
                <w:bCs/>
              </w:rPr>
              <w:t>Other Costs (computing cloud credits, licenses)</w:t>
            </w:r>
          </w:p>
        </w:tc>
        <w:tc>
          <w:tcPr>
            <w:tcW w:w="0" w:type="auto"/>
          </w:tcPr>
          <w:p w14:paraId="12ADBD55"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1.50</w:t>
            </w:r>
          </w:p>
        </w:tc>
        <w:tc>
          <w:tcPr>
            <w:tcW w:w="0" w:type="auto"/>
          </w:tcPr>
          <w:p w14:paraId="2E45172F"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1.50</w:t>
            </w:r>
          </w:p>
        </w:tc>
        <w:tc>
          <w:tcPr>
            <w:tcW w:w="0" w:type="auto"/>
          </w:tcPr>
          <w:p w14:paraId="2B972D7C"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1.00</w:t>
            </w:r>
          </w:p>
        </w:tc>
        <w:tc>
          <w:tcPr>
            <w:tcW w:w="0" w:type="auto"/>
          </w:tcPr>
          <w:p w14:paraId="61B8A57E"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4.00</w:t>
            </w:r>
          </w:p>
        </w:tc>
      </w:tr>
      <w:tr w:rsidR="00B15BC2" w:rsidRPr="00013BB9" w14:paraId="1842FCFC" w14:textId="77777777" w:rsidTr="001919E1">
        <w:tc>
          <w:tcPr>
            <w:tcW w:w="0" w:type="auto"/>
          </w:tcPr>
          <w:p w14:paraId="5499394A"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8.</w:t>
            </w:r>
          </w:p>
        </w:tc>
        <w:tc>
          <w:tcPr>
            <w:tcW w:w="0" w:type="auto"/>
          </w:tcPr>
          <w:p w14:paraId="1537ADF8"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b/>
                <w:bCs/>
              </w:rPr>
              <w:t>Overhead Expenses (20%)</w:t>
            </w:r>
          </w:p>
        </w:tc>
        <w:tc>
          <w:tcPr>
            <w:tcW w:w="0" w:type="auto"/>
          </w:tcPr>
          <w:p w14:paraId="1419ADA8" w14:textId="77777777" w:rsidR="00DA5D38" w:rsidRPr="00013BB9" w:rsidRDefault="00DA5D38" w:rsidP="001919E1">
            <w:pPr>
              <w:pStyle w:val="Compact"/>
              <w:jc w:val="center"/>
              <w:rPr>
                <w:rFonts w:asciiTheme="majorHAnsi" w:hAnsiTheme="majorHAnsi" w:cstheme="majorHAnsi"/>
              </w:rPr>
            </w:pPr>
          </w:p>
        </w:tc>
        <w:tc>
          <w:tcPr>
            <w:tcW w:w="0" w:type="auto"/>
          </w:tcPr>
          <w:p w14:paraId="3827C01A" w14:textId="77777777" w:rsidR="00DA5D38" w:rsidRPr="00013BB9" w:rsidRDefault="00DA5D38" w:rsidP="001919E1">
            <w:pPr>
              <w:pStyle w:val="Compact"/>
              <w:jc w:val="center"/>
              <w:rPr>
                <w:rFonts w:asciiTheme="majorHAnsi" w:hAnsiTheme="majorHAnsi" w:cstheme="majorHAnsi"/>
              </w:rPr>
            </w:pPr>
          </w:p>
        </w:tc>
        <w:tc>
          <w:tcPr>
            <w:tcW w:w="0" w:type="auto"/>
          </w:tcPr>
          <w:p w14:paraId="68017684" w14:textId="77777777" w:rsidR="00DA5D38" w:rsidRPr="00013BB9" w:rsidRDefault="00DA5D38" w:rsidP="001919E1">
            <w:pPr>
              <w:pStyle w:val="Compact"/>
              <w:jc w:val="center"/>
              <w:rPr>
                <w:rFonts w:asciiTheme="majorHAnsi" w:hAnsiTheme="majorHAnsi" w:cstheme="majorHAnsi"/>
              </w:rPr>
            </w:pPr>
          </w:p>
        </w:tc>
        <w:tc>
          <w:tcPr>
            <w:tcW w:w="0" w:type="auto"/>
          </w:tcPr>
          <w:p w14:paraId="1B2C9453" w14:textId="77777777" w:rsidR="00DA5D38" w:rsidRPr="00013BB9" w:rsidRDefault="00DA5D38" w:rsidP="001919E1">
            <w:pPr>
              <w:pStyle w:val="Compact"/>
              <w:jc w:val="center"/>
              <w:rPr>
                <w:rFonts w:asciiTheme="majorHAnsi" w:hAnsiTheme="majorHAnsi" w:cstheme="majorHAnsi"/>
              </w:rPr>
            </w:pPr>
          </w:p>
        </w:tc>
      </w:tr>
      <w:tr w:rsidR="00B15BC2" w:rsidRPr="00013BB9" w14:paraId="654C5C21" w14:textId="77777777" w:rsidTr="001919E1">
        <w:tc>
          <w:tcPr>
            <w:tcW w:w="0" w:type="auto"/>
          </w:tcPr>
          <w:p w14:paraId="5CF0184D" w14:textId="77777777" w:rsidR="00DA5D38" w:rsidRPr="00013BB9" w:rsidRDefault="00DA5D38">
            <w:pPr>
              <w:pStyle w:val="Compact"/>
              <w:rPr>
                <w:rFonts w:asciiTheme="majorHAnsi" w:hAnsiTheme="majorHAnsi" w:cstheme="majorHAnsi"/>
              </w:rPr>
            </w:pPr>
          </w:p>
        </w:tc>
        <w:tc>
          <w:tcPr>
            <w:tcW w:w="0" w:type="auto"/>
          </w:tcPr>
          <w:p w14:paraId="01E12A21"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b/>
                <w:bCs/>
              </w:rPr>
              <w:t>Total</w:t>
            </w:r>
          </w:p>
        </w:tc>
        <w:tc>
          <w:tcPr>
            <w:tcW w:w="0" w:type="auto"/>
          </w:tcPr>
          <w:p w14:paraId="3619D389" w14:textId="77777777" w:rsidR="00DA5D38" w:rsidRPr="00013BB9" w:rsidRDefault="00DA5D38">
            <w:pPr>
              <w:pStyle w:val="Compact"/>
              <w:rPr>
                <w:rFonts w:asciiTheme="majorHAnsi" w:hAnsiTheme="majorHAnsi" w:cstheme="majorHAnsi"/>
              </w:rPr>
            </w:pPr>
          </w:p>
        </w:tc>
        <w:tc>
          <w:tcPr>
            <w:tcW w:w="0" w:type="auto"/>
          </w:tcPr>
          <w:p w14:paraId="17D4F44F" w14:textId="77777777" w:rsidR="00DA5D38" w:rsidRPr="00013BB9" w:rsidRDefault="00DA5D38">
            <w:pPr>
              <w:pStyle w:val="Compact"/>
              <w:rPr>
                <w:rFonts w:asciiTheme="majorHAnsi" w:hAnsiTheme="majorHAnsi" w:cstheme="majorHAnsi"/>
              </w:rPr>
            </w:pPr>
          </w:p>
        </w:tc>
        <w:tc>
          <w:tcPr>
            <w:tcW w:w="0" w:type="auto"/>
          </w:tcPr>
          <w:p w14:paraId="5FAD3464" w14:textId="77777777" w:rsidR="00DA5D38" w:rsidRPr="00013BB9" w:rsidRDefault="00DA5D38">
            <w:pPr>
              <w:pStyle w:val="Compact"/>
              <w:rPr>
                <w:rFonts w:asciiTheme="majorHAnsi" w:hAnsiTheme="majorHAnsi" w:cstheme="majorHAnsi"/>
              </w:rPr>
            </w:pPr>
          </w:p>
        </w:tc>
        <w:tc>
          <w:tcPr>
            <w:tcW w:w="0" w:type="auto"/>
          </w:tcPr>
          <w:p w14:paraId="12BFDB4A" w14:textId="77777777" w:rsidR="00DA5D38" w:rsidRPr="00013BB9" w:rsidRDefault="00DA5D38">
            <w:pPr>
              <w:pStyle w:val="Compact"/>
              <w:rPr>
                <w:rFonts w:asciiTheme="majorHAnsi" w:hAnsiTheme="majorHAnsi" w:cstheme="majorHAnsi"/>
              </w:rPr>
            </w:pPr>
          </w:p>
        </w:tc>
      </w:tr>
    </w:tbl>
    <w:p w14:paraId="3D774B4F" w14:textId="77777777" w:rsidR="001919E1" w:rsidRPr="00013BB9" w:rsidRDefault="009A23FC" w:rsidP="001919E1">
      <w:pPr>
        <w:pStyle w:val="Heading3"/>
        <w:rPr>
          <w:rFonts w:cstheme="majorHAnsi"/>
          <w:color w:val="auto"/>
        </w:rPr>
      </w:pPr>
      <w:bookmarkStart w:id="163" w:name="budget-summary-french-team-in-eur-k"/>
      <w:bookmarkEnd w:id="162"/>
      <w:r w:rsidRPr="00013BB9">
        <w:rPr>
          <w:rFonts w:cstheme="majorHAnsi"/>
          <w:color w:val="auto"/>
        </w:rPr>
        <w:t>Budget Summary (French Team — in EUR k)</w:t>
      </w:r>
      <w:r w:rsidR="001919E1" w:rsidRPr="00013BB9">
        <w:rPr>
          <w:rFonts w:cstheme="majorHAnsi"/>
          <w:color w:val="auto"/>
        </w:rPr>
        <w:br/>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67"/>
        <w:gridCol w:w="3557"/>
        <w:gridCol w:w="1263"/>
        <w:gridCol w:w="1324"/>
        <w:gridCol w:w="1291"/>
        <w:gridCol w:w="1048"/>
      </w:tblGrid>
      <w:tr w:rsidR="00B15BC2" w:rsidRPr="00013BB9" w14:paraId="372437B2" w14:textId="77777777" w:rsidTr="001919E1">
        <w:trPr>
          <w:cnfStyle w:val="100000000000" w:firstRow="1" w:lastRow="0" w:firstColumn="0" w:lastColumn="0" w:oddVBand="0" w:evenVBand="0" w:oddHBand="0" w:evenHBand="0" w:firstRowFirstColumn="0" w:firstRowLastColumn="0" w:lastRowFirstColumn="0" w:lastRowLastColumn="0"/>
          <w:tblHeader/>
        </w:trPr>
        <w:tc>
          <w:tcPr>
            <w:tcW w:w="0" w:type="auto"/>
          </w:tcPr>
          <w:p w14:paraId="2490F011"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Sr. No.</w:t>
            </w:r>
          </w:p>
        </w:tc>
        <w:tc>
          <w:tcPr>
            <w:tcW w:w="0" w:type="auto"/>
          </w:tcPr>
          <w:p w14:paraId="675671E6"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Items</w:t>
            </w:r>
          </w:p>
        </w:tc>
        <w:tc>
          <w:tcPr>
            <w:tcW w:w="0" w:type="auto"/>
          </w:tcPr>
          <w:p w14:paraId="7A5C6775"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1st Year (k€)</w:t>
            </w:r>
          </w:p>
        </w:tc>
        <w:tc>
          <w:tcPr>
            <w:tcW w:w="0" w:type="auto"/>
          </w:tcPr>
          <w:p w14:paraId="45F9EAB7"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2nd Year (k€)</w:t>
            </w:r>
          </w:p>
        </w:tc>
        <w:tc>
          <w:tcPr>
            <w:tcW w:w="0" w:type="auto"/>
          </w:tcPr>
          <w:p w14:paraId="1FAE4806"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3rd Year (k€)</w:t>
            </w:r>
          </w:p>
        </w:tc>
        <w:tc>
          <w:tcPr>
            <w:tcW w:w="0" w:type="auto"/>
          </w:tcPr>
          <w:p w14:paraId="7C0DC3FA"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Total (k€)</w:t>
            </w:r>
          </w:p>
        </w:tc>
      </w:tr>
      <w:tr w:rsidR="00B15BC2" w:rsidRPr="00013BB9" w14:paraId="0460B6C1" w14:textId="77777777" w:rsidTr="001919E1">
        <w:tc>
          <w:tcPr>
            <w:tcW w:w="0" w:type="auto"/>
          </w:tcPr>
          <w:p w14:paraId="03797478"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1.</w:t>
            </w:r>
          </w:p>
        </w:tc>
        <w:tc>
          <w:tcPr>
            <w:tcW w:w="0" w:type="auto"/>
          </w:tcPr>
          <w:p w14:paraId="6575DA09"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b/>
                <w:bCs/>
                <w:highlight w:val="yellow"/>
              </w:rPr>
              <w:t>Equipment</w:t>
            </w:r>
          </w:p>
        </w:tc>
        <w:tc>
          <w:tcPr>
            <w:tcW w:w="0" w:type="auto"/>
          </w:tcPr>
          <w:p w14:paraId="753A7F2E" w14:textId="77777777" w:rsidR="00DA5D38" w:rsidRPr="00013BB9" w:rsidRDefault="00DA5D38">
            <w:pPr>
              <w:pStyle w:val="Compact"/>
              <w:rPr>
                <w:rFonts w:asciiTheme="majorHAnsi" w:hAnsiTheme="majorHAnsi" w:cstheme="majorHAnsi"/>
                <w:highlight w:val="yellow"/>
              </w:rPr>
            </w:pPr>
          </w:p>
        </w:tc>
        <w:tc>
          <w:tcPr>
            <w:tcW w:w="0" w:type="auto"/>
          </w:tcPr>
          <w:p w14:paraId="602E07D6" w14:textId="77777777" w:rsidR="00DA5D38" w:rsidRPr="00013BB9" w:rsidRDefault="00DA5D38">
            <w:pPr>
              <w:pStyle w:val="Compact"/>
              <w:rPr>
                <w:rFonts w:asciiTheme="majorHAnsi" w:hAnsiTheme="majorHAnsi" w:cstheme="majorHAnsi"/>
                <w:highlight w:val="yellow"/>
              </w:rPr>
            </w:pPr>
          </w:p>
        </w:tc>
        <w:tc>
          <w:tcPr>
            <w:tcW w:w="0" w:type="auto"/>
          </w:tcPr>
          <w:p w14:paraId="60EF8DF5" w14:textId="77777777" w:rsidR="00DA5D38" w:rsidRPr="00013BB9" w:rsidRDefault="00DA5D38">
            <w:pPr>
              <w:pStyle w:val="Compact"/>
              <w:rPr>
                <w:rFonts w:asciiTheme="majorHAnsi" w:hAnsiTheme="majorHAnsi" w:cstheme="majorHAnsi"/>
                <w:highlight w:val="yellow"/>
              </w:rPr>
            </w:pPr>
          </w:p>
        </w:tc>
        <w:tc>
          <w:tcPr>
            <w:tcW w:w="0" w:type="auto"/>
          </w:tcPr>
          <w:p w14:paraId="6125DB73" w14:textId="77777777" w:rsidR="00DA5D38" w:rsidRPr="00013BB9" w:rsidRDefault="00DA5D38">
            <w:pPr>
              <w:pStyle w:val="Compact"/>
              <w:rPr>
                <w:rFonts w:asciiTheme="majorHAnsi" w:hAnsiTheme="majorHAnsi" w:cstheme="majorHAnsi"/>
                <w:highlight w:val="yellow"/>
              </w:rPr>
            </w:pPr>
          </w:p>
        </w:tc>
      </w:tr>
      <w:tr w:rsidR="00B15BC2" w:rsidRPr="00013BB9" w14:paraId="1A7BE7C3" w14:textId="77777777" w:rsidTr="001919E1">
        <w:tc>
          <w:tcPr>
            <w:tcW w:w="0" w:type="auto"/>
          </w:tcPr>
          <w:p w14:paraId="0D4FB3C7"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2.</w:t>
            </w:r>
          </w:p>
        </w:tc>
        <w:tc>
          <w:tcPr>
            <w:tcW w:w="0" w:type="auto"/>
          </w:tcPr>
          <w:p w14:paraId="45B08C78"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b/>
                <w:bCs/>
                <w:highlight w:val="yellow"/>
              </w:rPr>
              <w:t>Salaries (2 PhD students + 0.5 PostDoc)</w:t>
            </w:r>
          </w:p>
        </w:tc>
        <w:tc>
          <w:tcPr>
            <w:tcW w:w="0" w:type="auto"/>
          </w:tcPr>
          <w:p w14:paraId="2109B3C2" w14:textId="77777777" w:rsidR="00DA5D38" w:rsidRPr="00013BB9" w:rsidRDefault="00DA5D38">
            <w:pPr>
              <w:pStyle w:val="Compact"/>
              <w:rPr>
                <w:rFonts w:asciiTheme="majorHAnsi" w:hAnsiTheme="majorHAnsi" w:cstheme="majorHAnsi"/>
                <w:highlight w:val="yellow"/>
              </w:rPr>
            </w:pPr>
          </w:p>
        </w:tc>
        <w:tc>
          <w:tcPr>
            <w:tcW w:w="0" w:type="auto"/>
          </w:tcPr>
          <w:p w14:paraId="0C41DCFE" w14:textId="77777777" w:rsidR="00DA5D38" w:rsidRPr="00013BB9" w:rsidRDefault="00DA5D38">
            <w:pPr>
              <w:pStyle w:val="Compact"/>
              <w:rPr>
                <w:rFonts w:asciiTheme="majorHAnsi" w:hAnsiTheme="majorHAnsi" w:cstheme="majorHAnsi"/>
                <w:highlight w:val="yellow"/>
              </w:rPr>
            </w:pPr>
          </w:p>
        </w:tc>
        <w:tc>
          <w:tcPr>
            <w:tcW w:w="0" w:type="auto"/>
          </w:tcPr>
          <w:p w14:paraId="55C7A2A3" w14:textId="77777777" w:rsidR="00DA5D38" w:rsidRPr="00013BB9" w:rsidRDefault="00DA5D38">
            <w:pPr>
              <w:pStyle w:val="Compact"/>
              <w:rPr>
                <w:rFonts w:asciiTheme="majorHAnsi" w:hAnsiTheme="majorHAnsi" w:cstheme="majorHAnsi"/>
                <w:highlight w:val="yellow"/>
              </w:rPr>
            </w:pPr>
          </w:p>
        </w:tc>
        <w:tc>
          <w:tcPr>
            <w:tcW w:w="0" w:type="auto"/>
          </w:tcPr>
          <w:p w14:paraId="66B7210D" w14:textId="77777777" w:rsidR="00DA5D38" w:rsidRPr="00013BB9" w:rsidRDefault="00DA5D38">
            <w:pPr>
              <w:pStyle w:val="Compact"/>
              <w:rPr>
                <w:rFonts w:asciiTheme="majorHAnsi" w:hAnsiTheme="majorHAnsi" w:cstheme="majorHAnsi"/>
                <w:highlight w:val="yellow"/>
              </w:rPr>
            </w:pPr>
          </w:p>
        </w:tc>
      </w:tr>
      <w:tr w:rsidR="00B15BC2" w:rsidRPr="005536A8" w14:paraId="3AFB3E1A" w14:textId="77777777" w:rsidTr="001919E1">
        <w:tc>
          <w:tcPr>
            <w:tcW w:w="0" w:type="auto"/>
          </w:tcPr>
          <w:p w14:paraId="1E76D6DE"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3.</w:t>
            </w:r>
          </w:p>
        </w:tc>
        <w:tc>
          <w:tcPr>
            <w:tcW w:w="0" w:type="auto"/>
          </w:tcPr>
          <w:p w14:paraId="501DD0DF"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b/>
                <w:bCs/>
                <w:highlight w:val="yellow"/>
              </w:rPr>
              <w:t>Consumables</w:t>
            </w:r>
          </w:p>
        </w:tc>
        <w:tc>
          <w:tcPr>
            <w:tcW w:w="0" w:type="auto"/>
          </w:tcPr>
          <w:p w14:paraId="22E2ED21" w14:textId="77777777" w:rsidR="00DA5D38" w:rsidRPr="00013BB9" w:rsidRDefault="00DA5D38">
            <w:pPr>
              <w:pStyle w:val="Compact"/>
              <w:rPr>
                <w:rFonts w:asciiTheme="majorHAnsi" w:hAnsiTheme="majorHAnsi" w:cstheme="majorHAnsi"/>
                <w:highlight w:val="yellow"/>
              </w:rPr>
            </w:pPr>
          </w:p>
        </w:tc>
        <w:tc>
          <w:tcPr>
            <w:tcW w:w="0" w:type="auto"/>
          </w:tcPr>
          <w:p w14:paraId="76AFD6F6" w14:textId="77777777" w:rsidR="00DA5D38" w:rsidRPr="00013BB9" w:rsidRDefault="00DA5D38">
            <w:pPr>
              <w:pStyle w:val="Compact"/>
              <w:rPr>
                <w:rFonts w:asciiTheme="majorHAnsi" w:hAnsiTheme="majorHAnsi" w:cstheme="majorHAnsi"/>
                <w:highlight w:val="yellow"/>
              </w:rPr>
            </w:pPr>
          </w:p>
        </w:tc>
        <w:tc>
          <w:tcPr>
            <w:tcW w:w="0" w:type="auto"/>
          </w:tcPr>
          <w:p w14:paraId="52D6A29D" w14:textId="77777777" w:rsidR="00DA5D38" w:rsidRPr="00013BB9" w:rsidRDefault="00DA5D38">
            <w:pPr>
              <w:pStyle w:val="Compact"/>
              <w:rPr>
                <w:rFonts w:asciiTheme="majorHAnsi" w:hAnsiTheme="majorHAnsi" w:cstheme="majorHAnsi"/>
                <w:highlight w:val="yellow"/>
              </w:rPr>
            </w:pPr>
          </w:p>
        </w:tc>
        <w:tc>
          <w:tcPr>
            <w:tcW w:w="0" w:type="auto"/>
          </w:tcPr>
          <w:p w14:paraId="0F2935A2" w14:textId="77777777" w:rsidR="00DA5D38" w:rsidRPr="00013BB9" w:rsidRDefault="00DA5D38">
            <w:pPr>
              <w:pStyle w:val="Compact"/>
              <w:rPr>
                <w:rFonts w:asciiTheme="majorHAnsi" w:hAnsiTheme="majorHAnsi" w:cstheme="majorHAnsi"/>
                <w:highlight w:val="yellow"/>
              </w:rPr>
            </w:pPr>
          </w:p>
        </w:tc>
      </w:tr>
      <w:tr w:rsidR="00B15BC2" w:rsidRPr="00013BB9" w14:paraId="326B45A8" w14:textId="77777777" w:rsidTr="001919E1">
        <w:tc>
          <w:tcPr>
            <w:tcW w:w="0" w:type="auto"/>
          </w:tcPr>
          <w:p w14:paraId="538A3267"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4.</w:t>
            </w:r>
          </w:p>
        </w:tc>
        <w:tc>
          <w:tcPr>
            <w:tcW w:w="0" w:type="auto"/>
          </w:tcPr>
          <w:p w14:paraId="77BC73C7"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b/>
                <w:bCs/>
                <w:highlight w:val="yellow"/>
              </w:rPr>
              <w:t>Travel (international conferences)</w:t>
            </w:r>
          </w:p>
        </w:tc>
        <w:tc>
          <w:tcPr>
            <w:tcW w:w="0" w:type="auto"/>
          </w:tcPr>
          <w:p w14:paraId="13B29BBF" w14:textId="77777777" w:rsidR="00DA5D38" w:rsidRPr="00013BB9" w:rsidRDefault="00DA5D38">
            <w:pPr>
              <w:pStyle w:val="Compact"/>
              <w:rPr>
                <w:rFonts w:asciiTheme="majorHAnsi" w:hAnsiTheme="majorHAnsi" w:cstheme="majorHAnsi"/>
                <w:highlight w:val="yellow"/>
              </w:rPr>
            </w:pPr>
          </w:p>
        </w:tc>
        <w:tc>
          <w:tcPr>
            <w:tcW w:w="0" w:type="auto"/>
          </w:tcPr>
          <w:p w14:paraId="460DAB01" w14:textId="77777777" w:rsidR="00DA5D38" w:rsidRPr="00013BB9" w:rsidRDefault="00DA5D38">
            <w:pPr>
              <w:pStyle w:val="Compact"/>
              <w:rPr>
                <w:rFonts w:asciiTheme="majorHAnsi" w:hAnsiTheme="majorHAnsi" w:cstheme="majorHAnsi"/>
                <w:highlight w:val="yellow"/>
              </w:rPr>
            </w:pPr>
          </w:p>
        </w:tc>
        <w:tc>
          <w:tcPr>
            <w:tcW w:w="0" w:type="auto"/>
          </w:tcPr>
          <w:p w14:paraId="15661D2F" w14:textId="77777777" w:rsidR="00DA5D38" w:rsidRPr="00013BB9" w:rsidRDefault="00DA5D38">
            <w:pPr>
              <w:pStyle w:val="Compact"/>
              <w:rPr>
                <w:rFonts w:asciiTheme="majorHAnsi" w:hAnsiTheme="majorHAnsi" w:cstheme="majorHAnsi"/>
                <w:highlight w:val="yellow"/>
              </w:rPr>
            </w:pPr>
          </w:p>
        </w:tc>
        <w:tc>
          <w:tcPr>
            <w:tcW w:w="0" w:type="auto"/>
          </w:tcPr>
          <w:p w14:paraId="097A430F" w14:textId="77777777" w:rsidR="00DA5D38" w:rsidRPr="00013BB9" w:rsidRDefault="00DA5D38">
            <w:pPr>
              <w:pStyle w:val="Compact"/>
              <w:rPr>
                <w:rFonts w:asciiTheme="majorHAnsi" w:hAnsiTheme="majorHAnsi" w:cstheme="majorHAnsi"/>
                <w:highlight w:val="yellow"/>
              </w:rPr>
            </w:pPr>
          </w:p>
        </w:tc>
      </w:tr>
      <w:tr w:rsidR="00B15BC2" w:rsidRPr="00013BB9" w14:paraId="2A1CB403" w14:textId="77777777" w:rsidTr="001919E1">
        <w:tc>
          <w:tcPr>
            <w:tcW w:w="0" w:type="auto"/>
          </w:tcPr>
          <w:p w14:paraId="585C0224"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5.</w:t>
            </w:r>
          </w:p>
        </w:tc>
        <w:tc>
          <w:tcPr>
            <w:tcW w:w="0" w:type="auto"/>
          </w:tcPr>
          <w:p w14:paraId="5CCAFD30"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b/>
                <w:bCs/>
                <w:highlight w:val="yellow"/>
              </w:rPr>
              <w:t>Exchange Visits (India ↔ France)</w:t>
            </w:r>
          </w:p>
        </w:tc>
        <w:tc>
          <w:tcPr>
            <w:tcW w:w="0" w:type="auto"/>
          </w:tcPr>
          <w:p w14:paraId="725FF9AB" w14:textId="77777777" w:rsidR="00DA5D38" w:rsidRPr="00013BB9" w:rsidRDefault="00DA5D38">
            <w:pPr>
              <w:pStyle w:val="Compact"/>
              <w:rPr>
                <w:rFonts w:asciiTheme="majorHAnsi" w:hAnsiTheme="majorHAnsi" w:cstheme="majorHAnsi"/>
                <w:highlight w:val="yellow"/>
              </w:rPr>
            </w:pPr>
          </w:p>
        </w:tc>
        <w:tc>
          <w:tcPr>
            <w:tcW w:w="0" w:type="auto"/>
          </w:tcPr>
          <w:p w14:paraId="66FA1027" w14:textId="77777777" w:rsidR="00DA5D38" w:rsidRPr="00013BB9" w:rsidRDefault="00DA5D38">
            <w:pPr>
              <w:pStyle w:val="Compact"/>
              <w:rPr>
                <w:rFonts w:asciiTheme="majorHAnsi" w:hAnsiTheme="majorHAnsi" w:cstheme="majorHAnsi"/>
                <w:highlight w:val="yellow"/>
              </w:rPr>
            </w:pPr>
          </w:p>
        </w:tc>
        <w:tc>
          <w:tcPr>
            <w:tcW w:w="0" w:type="auto"/>
          </w:tcPr>
          <w:p w14:paraId="224A8BE6" w14:textId="77777777" w:rsidR="00DA5D38" w:rsidRPr="00013BB9" w:rsidRDefault="00DA5D38">
            <w:pPr>
              <w:pStyle w:val="Compact"/>
              <w:rPr>
                <w:rFonts w:asciiTheme="majorHAnsi" w:hAnsiTheme="majorHAnsi" w:cstheme="majorHAnsi"/>
                <w:highlight w:val="yellow"/>
              </w:rPr>
            </w:pPr>
          </w:p>
        </w:tc>
        <w:tc>
          <w:tcPr>
            <w:tcW w:w="0" w:type="auto"/>
          </w:tcPr>
          <w:p w14:paraId="20E5C754" w14:textId="77777777" w:rsidR="00DA5D38" w:rsidRPr="00013BB9" w:rsidRDefault="00DA5D38">
            <w:pPr>
              <w:pStyle w:val="Compact"/>
              <w:rPr>
                <w:rFonts w:asciiTheme="majorHAnsi" w:hAnsiTheme="majorHAnsi" w:cstheme="majorHAnsi"/>
                <w:highlight w:val="yellow"/>
              </w:rPr>
            </w:pPr>
          </w:p>
        </w:tc>
      </w:tr>
      <w:tr w:rsidR="00B15BC2" w:rsidRPr="00013BB9" w14:paraId="37350ED0" w14:textId="77777777" w:rsidTr="001919E1">
        <w:tc>
          <w:tcPr>
            <w:tcW w:w="0" w:type="auto"/>
          </w:tcPr>
          <w:p w14:paraId="2A32B068"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6.</w:t>
            </w:r>
          </w:p>
        </w:tc>
        <w:tc>
          <w:tcPr>
            <w:tcW w:w="0" w:type="auto"/>
          </w:tcPr>
          <w:p w14:paraId="75A64D09"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b/>
                <w:bCs/>
                <w:highlight w:val="yellow"/>
              </w:rPr>
              <w:t>Contingency (8%)</w:t>
            </w:r>
          </w:p>
        </w:tc>
        <w:tc>
          <w:tcPr>
            <w:tcW w:w="0" w:type="auto"/>
          </w:tcPr>
          <w:p w14:paraId="07E64883" w14:textId="77777777" w:rsidR="00DA5D38" w:rsidRPr="00013BB9" w:rsidRDefault="00DA5D38">
            <w:pPr>
              <w:pStyle w:val="Compact"/>
              <w:rPr>
                <w:rFonts w:asciiTheme="majorHAnsi" w:hAnsiTheme="majorHAnsi" w:cstheme="majorHAnsi"/>
                <w:highlight w:val="yellow"/>
              </w:rPr>
            </w:pPr>
          </w:p>
        </w:tc>
        <w:tc>
          <w:tcPr>
            <w:tcW w:w="0" w:type="auto"/>
          </w:tcPr>
          <w:p w14:paraId="28786EFB" w14:textId="77777777" w:rsidR="00DA5D38" w:rsidRPr="00013BB9" w:rsidRDefault="00DA5D38">
            <w:pPr>
              <w:pStyle w:val="Compact"/>
              <w:rPr>
                <w:rFonts w:asciiTheme="majorHAnsi" w:hAnsiTheme="majorHAnsi" w:cstheme="majorHAnsi"/>
                <w:highlight w:val="yellow"/>
              </w:rPr>
            </w:pPr>
          </w:p>
        </w:tc>
        <w:tc>
          <w:tcPr>
            <w:tcW w:w="0" w:type="auto"/>
          </w:tcPr>
          <w:p w14:paraId="2F465F2A" w14:textId="77777777" w:rsidR="00DA5D38" w:rsidRPr="00013BB9" w:rsidRDefault="00DA5D38">
            <w:pPr>
              <w:pStyle w:val="Compact"/>
              <w:rPr>
                <w:rFonts w:asciiTheme="majorHAnsi" w:hAnsiTheme="majorHAnsi" w:cstheme="majorHAnsi"/>
                <w:highlight w:val="yellow"/>
              </w:rPr>
            </w:pPr>
          </w:p>
        </w:tc>
        <w:tc>
          <w:tcPr>
            <w:tcW w:w="0" w:type="auto"/>
          </w:tcPr>
          <w:p w14:paraId="39BD88C7" w14:textId="77777777" w:rsidR="00DA5D38" w:rsidRPr="00013BB9" w:rsidRDefault="00DA5D38">
            <w:pPr>
              <w:pStyle w:val="Compact"/>
              <w:rPr>
                <w:rFonts w:asciiTheme="majorHAnsi" w:hAnsiTheme="majorHAnsi" w:cstheme="majorHAnsi"/>
                <w:highlight w:val="yellow"/>
              </w:rPr>
            </w:pPr>
          </w:p>
        </w:tc>
      </w:tr>
      <w:tr w:rsidR="00B15BC2" w:rsidRPr="00013BB9" w14:paraId="7774ACDB" w14:textId="77777777" w:rsidTr="001919E1">
        <w:tc>
          <w:tcPr>
            <w:tcW w:w="0" w:type="auto"/>
          </w:tcPr>
          <w:p w14:paraId="09861736"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7.</w:t>
            </w:r>
          </w:p>
        </w:tc>
        <w:tc>
          <w:tcPr>
            <w:tcW w:w="0" w:type="auto"/>
          </w:tcPr>
          <w:p w14:paraId="78351754"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b/>
                <w:bCs/>
                <w:highlight w:val="yellow"/>
              </w:rPr>
              <w:t>Other Costs (clinical study fees, ethics)</w:t>
            </w:r>
          </w:p>
        </w:tc>
        <w:tc>
          <w:tcPr>
            <w:tcW w:w="0" w:type="auto"/>
          </w:tcPr>
          <w:p w14:paraId="27CCF1DF" w14:textId="77777777" w:rsidR="00DA5D38" w:rsidRPr="00013BB9" w:rsidRDefault="00DA5D38">
            <w:pPr>
              <w:pStyle w:val="Compact"/>
              <w:rPr>
                <w:rFonts w:asciiTheme="majorHAnsi" w:hAnsiTheme="majorHAnsi" w:cstheme="majorHAnsi"/>
                <w:highlight w:val="yellow"/>
              </w:rPr>
            </w:pPr>
          </w:p>
        </w:tc>
        <w:tc>
          <w:tcPr>
            <w:tcW w:w="0" w:type="auto"/>
          </w:tcPr>
          <w:p w14:paraId="7C67B154" w14:textId="77777777" w:rsidR="00DA5D38" w:rsidRPr="00013BB9" w:rsidRDefault="00DA5D38">
            <w:pPr>
              <w:pStyle w:val="Compact"/>
              <w:rPr>
                <w:rFonts w:asciiTheme="majorHAnsi" w:hAnsiTheme="majorHAnsi" w:cstheme="majorHAnsi"/>
                <w:highlight w:val="yellow"/>
              </w:rPr>
            </w:pPr>
          </w:p>
        </w:tc>
        <w:tc>
          <w:tcPr>
            <w:tcW w:w="0" w:type="auto"/>
          </w:tcPr>
          <w:p w14:paraId="310AE1FF" w14:textId="77777777" w:rsidR="00DA5D38" w:rsidRPr="00013BB9" w:rsidRDefault="00DA5D38">
            <w:pPr>
              <w:pStyle w:val="Compact"/>
              <w:rPr>
                <w:rFonts w:asciiTheme="majorHAnsi" w:hAnsiTheme="majorHAnsi" w:cstheme="majorHAnsi"/>
                <w:highlight w:val="yellow"/>
              </w:rPr>
            </w:pPr>
          </w:p>
        </w:tc>
        <w:tc>
          <w:tcPr>
            <w:tcW w:w="0" w:type="auto"/>
          </w:tcPr>
          <w:p w14:paraId="098CBE7E" w14:textId="77777777" w:rsidR="00DA5D38" w:rsidRPr="00013BB9" w:rsidRDefault="00DA5D38">
            <w:pPr>
              <w:pStyle w:val="Compact"/>
              <w:rPr>
                <w:rFonts w:asciiTheme="majorHAnsi" w:hAnsiTheme="majorHAnsi" w:cstheme="majorHAnsi"/>
                <w:highlight w:val="yellow"/>
              </w:rPr>
            </w:pPr>
          </w:p>
        </w:tc>
      </w:tr>
      <w:tr w:rsidR="00B15BC2" w:rsidRPr="00013BB9" w14:paraId="3233A97E" w14:textId="77777777" w:rsidTr="001919E1">
        <w:tc>
          <w:tcPr>
            <w:tcW w:w="0" w:type="auto"/>
          </w:tcPr>
          <w:p w14:paraId="52183988"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8.</w:t>
            </w:r>
          </w:p>
        </w:tc>
        <w:tc>
          <w:tcPr>
            <w:tcW w:w="0" w:type="auto"/>
          </w:tcPr>
          <w:p w14:paraId="0663E682"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b/>
                <w:bCs/>
                <w:highlight w:val="yellow"/>
              </w:rPr>
              <w:t>Overhead / Indirect Costs (20%)</w:t>
            </w:r>
          </w:p>
        </w:tc>
        <w:tc>
          <w:tcPr>
            <w:tcW w:w="0" w:type="auto"/>
          </w:tcPr>
          <w:p w14:paraId="418EC35F" w14:textId="77777777" w:rsidR="00DA5D38" w:rsidRPr="00013BB9" w:rsidRDefault="00DA5D38">
            <w:pPr>
              <w:pStyle w:val="Compact"/>
              <w:rPr>
                <w:rFonts w:asciiTheme="majorHAnsi" w:hAnsiTheme="majorHAnsi" w:cstheme="majorHAnsi"/>
                <w:highlight w:val="yellow"/>
              </w:rPr>
            </w:pPr>
          </w:p>
        </w:tc>
        <w:tc>
          <w:tcPr>
            <w:tcW w:w="0" w:type="auto"/>
          </w:tcPr>
          <w:p w14:paraId="1CE9EB8E" w14:textId="77777777" w:rsidR="00DA5D38" w:rsidRPr="00013BB9" w:rsidRDefault="00DA5D38">
            <w:pPr>
              <w:pStyle w:val="Compact"/>
              <w:rPr>
                <w:rFonts w:asciiTheme="majorHAnsi" w:hAnsiTheme="majorHAnsi" w:cstheme="majorHAnsi"/>
                <w:highlight w:val="yellow"/>
              </w:rPr>
            </w:pPr>
          </w:p>
        </w:tc>
        <w:tc>
          <w:tcPr>
            <w:tcW w:w="0" w:type="auto"/>
          </w:tcPr>
          <w:p w14:paraId="54FE6A78" w14:textId="77777777" w:rsidR="00DA5D38" w:rsidRPr="00013BB9" w:rsidRDefault="00DA5D38">
            <w:pPr>
              <w:pStyle w:val="Compact"/>
              <w:rPr>
                <w:rFonts w:asciiTheme="majorHAnsi" w:hAnsiTheme="majorHAnsi" w:cstheme="majorHAnsi"/>
                <w:highlight w:val="yellow"/>
              </w:rPr>
            </w:pPr>
          </w:p>
        </w:tc>
        <w:tc>
          <w:tcPr>
            <w:tcW w:w="0" w:type="auto"/>
          </w:tcPr>
          <w:p w14:paraId="3F476D2A" w14:textId="77777777" w:rsidR="00DA5D38" w:rsidRPr="00013BB9" w:rsidRDefault="00DA5D38">
            <w:pPr>
              <w:pStyle w:val="Compact"/>
              <w:rPr>
                <w:rFonts w:asciiTheme="majorHAnsi" w:hAnsiTheme="majorHAnsi" w:cstheme="majorHAnsi"/>
                <w:highlight w:val="yellow"/>
              </w:rPr>
            </w:pPr>
          </w:p>
        </w:tc>
      </w:tr>
      <w:tr w:rsidR="00B15BC2" w:rsidRPr="00013BB9" w14:paraId="500BA898" w14:textId="77777777" w:rsidTr="001919E1">
        <w:tc>
          <w:tcPr>
            <w:tcW w:w="0" w:type="auto"/>
          </w:tcPr>
          <w:p w14:paraId="02FA1A53" w14:textId="77777777" w:rsidR="00DA5D38" w:rsidRPr="00013BB9" w:rsidRDefault="00DA5D38">
            <w:pPr>
              <w:pStyle w:val="Compact"/>
              <w:rPr>
                <w:rFonts w:asciiTheme="majorHAnsi" w:hAnsiTheme="majorHAnsi" w:cstheme="majorHAnsi"/>
                <w:highlight w:val="yellow"/>
              </w:rPr>
            </w:pPr>
          </w:p>
        </w:tc>
        <w:tc>
          <w:tcPr>
            <w:tcW w:w="0" w:type="auto"/>
          </w:tcPr>
          <w:p w14:paraId="4FD08392"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b/>
                <w:bCs/>
                <w:highlight w:val="yellow"/>
              </w:rPr>
              <w:t>Total</w:t>
            </w:r>
          </w:p>
        </w:tc>
        <w:tc>
          <w:tcPr>
            <w:tcW w:w="0" w:type="auto"/>
          </w:tcPr>
          <w:p w14:paraId="0D545255" w14:textId="77777777" w:rsidR="00DA5D38" w:rsidRPr="00013BB9" w:rsidRDefault="00DA5D38">
            <w:pPr>
              <w:pStyle w:val="Compact"/>
              <w:rPr>
                <w:rFonts w:asciiTheme="majorHAnsi" w:hAnsiTheme="majorHAnsi" w:cstheme="majorHAnsi"/>
              </w:rPr>
            </w:pPr>
          </w:p>
        </w:tc>
        <w:tc>
          <w:tcPr>
            <w:tcW w:w="0" w:type="auto"/>
          </w:tcPr>
          <w:p w14:paraId="76E74CA2" w14:textId="77777777" w:rsidR="00DA5D38" w:rsidRPr="00013BB9" w:rsidRDefault="00DA5D38">
            <w:pPr>
              <w:pStyle w:val="Compact"/>
              <w:rPr>
                <w:rFonts w:asciiTheme="majorHAnsi" w:hAnsiTheme="majorHAnsi" w:cstheme="majorHAnsi"/>
              </w:rPr>
            </w:pPr>
          </w:p>
        </w:tc>
        <w:tc>
          <w:tcPr>
            <w:tcW w:w="0" w:type="auto"/>
          </w:tcPr>
          <w:p w14:paraId="2273E72D" w14:textId="77777777" w:rsidR="00DA5D38" w:rsidRPr="00013BB9" w:rsidRDefault="00DA5D38">
            <w:pPr>
              <w:pStyle w:val="Compact"/>
              <w:rPr>
                <w:rFonts w:asciiTheme="majorHAnsi" w:hAnsiTheme="majorHAnsi" w:cstheme="majorHAnsi"/>
              </w:rPr>
            </w:pPr>
          </w:p>
        </w:tc>
        <w:tc>
          <w:tcPr>
            <w:tcW w:w="0" w:type="auto"/>
          </w:tcPr>
          <w:p w14:paraId="53787ACB" w14:textId="77777777" w:rsidR="00DA5D38" w:rsidRPr="00013BB9" w:rsidRDefault="00DA5D38">
            <w:pPr>
              <w:pStyle w:val="Compact"/>
              <w:rPr>
                <w:rFonts w:asciiTheme="majorHAnsi" w:hAnsiTheme="majorHAnsi" w:cstheme="majorHAnsi"/>
              </w:rPr>
            </w:pPr>
          </w:p>
        </w:tc>
      </w:tr>
    </w:tbl>
    <w:p w14:paraId="6A4FA9CE" w14:textId="77777777" w:rsidR="00DA5D38" w:rsidRPr="00013BB9" w:rsidRDefault="009A23FC">
      <w:pPr>
        <w:pStyle w:val="Heading3"/>
        <w:rPr>
          <w:rFonts w:cstheme="majorHAnsi"/>
          <w:color w:val="auto"/>
        </w:rPr>
      </w:pPr>
      <w:bookmarkStart w:id="164" w:name="budget-justification-details"/>
      <w:bookmarkEnd w:id="163"/>
      <w:r w:rsidRPr="00013BB9">
        <w:rPr>
          <w:rFonts w:cstheme="majorHAnsi"/>
          <w:color w:val="auto"/>
        </w:rPr>
        <w:t>Budget Justification Details</w:t>
      </w:r>
    </w:p>
    <w:p w14:paraId="0D3234D5" w14:textId="77777777" w:rsidR="00DA5D38" w:rsidRPr="00013BB9" w:rsidRDefault="009A23FC" w:rsidP="001919E1">
      <w:pPr>
        <w:pStyle w:val="FirstParagraph"/>
        <w:jc w:val="both"/>
        <w:rPr>
          <w:rFonts w:asciiTheme="majorHAnsi" w:hAnsiTheme="majorHAnsi" w:cstheme="majorHAnsi"/>
        </w:rPr>
      </w:pPr>
      <w:r w:rsidRPr="00013BB9">
        <w:rPr>
          <w:rFonts w:asciiTheme="majorHAnsi" w:hAnsiTheme="majorHAnsi" w:cstheme="majorHAnsi"/>
          <w:b/>
          <w:bCs/>
        </w:rPr>
        <w:t>Equipment (India):</w:t>
      </w:r>
      <w:r w:rsidRPr="00013BB9">
        <w:rPr>
          <w:rFonts w:asciiTheme="majorHAnsi" w:hAnsiTheme="majorHAnsi" w:cstheme="majorHAnsi"/>
        </w:rPr>
        <w:t xml:space="preserve"> - MEMS IMU sensor kits (×12 Xsens DOT or equivalent): ₹8 L (Year 1) - High-performance workstation with GPU (NVIDIA A6000): ₹7 L (Year 1) - Flexible plantar pressure insoles (×6 pairs): ₹5 L (Year 1) - Edge computing units (NVIDIA Jetson Orin NX, ×4): ₹4 L (Year 1–2) — for embedded deployment</w:t>
      </w:r>
    </w:p>
    <w:p w14:paraId="5A217F8E" w14:textId="77777777" w:rsidR="00F8601D" w:rsidRDefault="009A23FC" w:rsidP="001919E1">
      <w:pPr>
        <w:pStyle w:val="BodyText"/>
        <w:jc w:val="both"/>
        <w:rPr>
          <w:rFonts w:asciiTheme="majorHAnsi" w:hAnsiTheme="majorHAnsi" w:cstheme="majorHAnsi"/>
        </w:rPr>
      </w:pPr>
      <w:r w:rsidRPr="00013BB9">
        <w:rPr>
          <w:rFonts w:asciiTheme="majorHAnsi" w:hAnsiTheme="majorHAnsi" w:cstheme="majorHAnsi"/>
          <w:b/>
          <w:bCs/>
        </w:rPr>
        <w:t>Salaries/Fellowships (India):</w:t>
      </w:r>
      <w:r w:rsidR="00F8601D">
        <w:rPr>
          <w:rFonts w:asciiTheme="majorHAnsi" w:hAnsiTheme="majorHAnsi" w:cstheme="majorHAnsi"/>
        </w:rPr>
        <w:t xml:space="preserve"> - 1 Junior Research Fellow </w:t>
      </w:r>
    </w:p>
    <w:p w14:paraId="522762EC" w14:textId="068686F4" w:rsidR="00DA5D38" w:rsidRPr="00FC2A05" w:rsidRDefault="009A23FC" w:rsidP="00FC2A05">
      <w:pPr>
        <w:pStyle w:val="BodyText"/>
        <w:jc w:val="both"/>
        <w:rPr>
          <w:rFonts w:asciiTheme="majorHAnsi" w:hAnsiTheme="majorHAnsi" w:cstheme="majorHAnsi"/>
          <w:b/>
          <w:bCs/>
          <w:color w:val="C00000"/>
          <w:lang w:eastAsia="zh-CN"/>
          <w:rPrChange w:id="165" w:author="Wanxin Chen" w:date="2026-04-16T17:49:00Z">
            <w:rPr>
              <w:rFonts w:asciiTheme="majorHAnsi" w:hAnsiTheme="majorHAnsi" w:cstheme="majorHAnsi"/>
            </w:rPr>
          </w:rPrChange>
        </w:rPr>
      </w:pPr>
      <w:r w:rsidRPr="00013BB9">
        <w:rPr>
          <w:rFonts w:asciiTheme="majorHAnsi" w:hAnsiTheme="majorHAnsi" w:cstheme="majorHAnsi"/>
          <w:b/>
          <w:bCs/>
        </w:rPr>
        <w:t>Equipment (France):</w:t>
      </w:r>
      <w:r w:rsidRPr="00013BB9">
        <w:rPr>
          <w:rFonts w:asciiTheme="majorHAnsi" w:hAnsiTheme="majorHAnsi" w:cstheme="majorHAnsi"/>
        </w:rPr>
        <w:t xml:space="preserve"> - </w:t>
      </w:r>
      <w:ins w:id="166" w:author="Wanxin Chen" w:date="2026-04-16T17:41:00Z">
        <w:r w:rsidR="005D7E5F" w:rsidRPr="005D7E5F">
          <w:rPr>
            <w:rFonts w:asciiTheme="majorHAnsi" w:hAnsiTheme="majorHAnsi" w:cstheme="majorHAnsi"/>
            <w:b/>
            <w:bCs/>
            <w:color w:val="C00000"/>
            <w:lang w:eastAsia="zh-CN"/>
            <w:rPrChange w:id="167" w:author="Wanxin Chen" w:date="2026-04-16T17:41:00Z">
              <w:rPr>
                <w:rFonts w:asciiTheme="majorHAnsi" w:hAnsiTheme="majorHAnsi" w:cstheme="majorHAnsi"/>
                <w:lang w:eastAsia="zh-CN"/>
              </w:rPr>
            </w:rPrChange>
          </w:rPr>
          <w:t>R</w:t>
        </w:r>
        <w:r w:rsidR="005D7E5F" w:rsidRPr="005D7E5F">
          <w:rPr>
            <w:rFonts w:asciiTheme="majorHAnsi" w:hAnsiTheme="majorHAnsi" w:cstheme="majorHAnsi"/>
            <w:b/>
            <w:bCs/>
            <w:color w:val="C00000"/>
            <w:rPrChange w:id="168" w:author="Wanxin Chen" w:date="2026-04-16T17:41:00Z">
              <w:rPr>
                <w:rFonts w:asciiTheme="majorHAnsi" w:hAnsiTheme="majorHAnsi" w:cstheme="majorHAnsi"/>
              </w:rPr>
            </w:rPrChange>
          </w:rPr>
          <w:t xml:space="preserve">espiratory gas analysis </w:t>
        </w:r>
        <w:r w:rsidR="005D7E5F" w:rsidRPr="005D7E5F">
          <w:rPr>
            <w:rFonts w:asciiTheme="majorHAnsi" w:hAnsiTheme="majorHAnsi" w:cstheme="majorHAnsi"/>
            <w:b/>
            <w:bCs/>
            <w:color w:val="C00000"/>
            <w:lang w:eastAsia="zh-CN"/>
            <w:rPrChange w:id="169" w:author="Wanxin Chen" w:date="2026-04-16T17:41:00Z">
              <w:rPr>
                <w:rFonts w:asciiTheme="majorHAnsi" w:hAnsiTheme="majorHAnsi" w:cstheme="majorHAnsi"/>
                <w:lang w:eastAsia="zh-CN"/>
              </w:rPr>
            </w:rPrChange>
          </w:rPr>
          <w:t>sys</w:t>
        </w:r>
        <w:r w:rsidR="005D7E5F" w:rsidRPr="005D7E5F">
          <w:rPr>
            <w:rFonts w:asciiTheme="majorHAnsi" w:hAnsiTheme="majorHAnsi" w:cstheme="majorHAnsi"/>
            <w:b/>
            <w:bCs/>
            <w:color w:val="C00000"/>
            <w:rPrChange w:id="170" w:author="Wanxin Chen" w:date="2026-04-16T17:41:00Z">
              <w:rPr>
                <w:rFonts w:asciiTheme="majorHAnsi" w:hAnsiTheme="majorHAnsi" w:cstheme="majorHAnsi"/>
              </w:rPr>
            </w:rPrChange>
          </w:rPr>
          <w:t>tem</w:t>
        </w:r>
        <w:r w:rsidR="009A7FAC">
          <w:rPr>
            <w:rFonts w:asciiTheme="majorHAnsi" w:hAnsiTheme="majorHAnsi" w:cstheme="majorHAnsi"/>
            <w:b/>
            <w:bCs/>
            <w:color w:val="C00000"/>
          </w:rPr>
          <w:t xml:space="preserve"> </w:t>
        </w:r>
        <w:r w:rsidR="009A7FAC">
          <w:rPr>
            <w:rFonts w:asciiTheme="majorHAnsi" w:hAnsiTheme="majorHAnsi" w:cstheme="majorHAnsi" w:hint="eastAsia"/>
            <w:b/>
            <w:bCs/>
            <w:color w:val="C00000"/>
            <w:lang w:eastAsia="zh-CN"/>
          </w:rPr>
          <w:t>(</w:t>
        </w:r>
      </w:ins>
      <w:ins w:id="171" w:author="Wanxin Chen" w:date="2026-04-16T17:45:00Z">
        <w:r w:rsidR="00E34297">
          <w:rPr>
            <w:rFonts w:asciiTheme="majorHAnsi" w:hAnsiTheme="majorHAnsi" w:cstheme="majorHAnsi"/>
            <w:b/>
            <w:bCs/>
            <w:color w:val="C00000"/>
            <w:lang w:eastAsia="zh-CN"/>
          </w:rPr>
          <w:t xml:space="preserve">x1 </w:t>
        </w:r>
        <w:r w:rsidR="000176D1">
          <w:rPr>
            <w:rFonts w:asciiTheme="majorHAnsi" w:hAnsiTheme="majorHAnsi" w:cstheme="majorHAnsi"/>
            <w:b/>
            <w:bCs/>
            <w:color w:val="C00000"/>
            <w:lang w:eastAsia="zh-CN"/>
          </w:rPr>
          <w:t>COSMED K5</w:t>
        </w:r>
        <w:r w:rsidR="00E34297">
          <w:rPr>
            <w:rFonts w:asciiTheme="majorHAnsi" w:hAnsiTheme="majorHAnsi" w:cstheme="majorHAnsi"/>
            <w:b/>
            <w:bCs/>
            <w:color w:val="C00000"/>
            <w:lang w:eastAsia="zh-CN"/>
          </w:rPr>
          <w:t xml:space="preserve"> or </w:t>
        </w:r>
      </w:ins>
      <w:ins w:id="172" w:author="Wanxin Chen" w:date="2026-04-16T17:46:00Z">
        <w:r w:rsidR="00E34297">
          <w:rPr>
            <w:rFonts w:asciiTheme="majorHAnsi" w:hAnsiTheme="majorHAnsi" w:cstheme="majorHAnsi"/>
            <w:b/>
            <w:bCs/>
            <w:color w:val="C00000"/>
            <w:lang w:eastAsia="zh-CN"/>
          </w:rPr>
          <w:t>equivalent</w:t>
        </w:r>
      </w:ins>
      <w:ins w:id="173" w:author="Wanxin Chen" w:date="2026-04-16T17:41:00Z">
        <w:r w:rsidR="009A7FAC">
          <w:rPr>
            <w:rFonts w:asciiTheme="majorHAnsi" w:hAnsiTheme="majorHAnsi" w:cstheme="majorHAnsi"/>
            <w:b/>
            <w:bCs/>
            <w:color w:val="C00000"/>
            <w:lang w:eastAsia="zh-CN"/>
          </w:rPr>
          <w:t>)</w:t>
        </w:r>
      </w:ins>
      <w:ins w:id="174" w:author="Wanxin Chen" w:date="2026-04-16T17:46:00Z">
        <w:r w:rsidR="00702BB3">
          <w:rPr>
            <w:rFonts w:asciiTheme="majorHAnsi" w:hAnsiTheme="majorHAnsi" w:cstheme="majorHAnsi"/>
            <w:b/>
            <w:bCs/>
            <w:color w:val="C00000"/>
            <w:lang w:eastAsia="zh-CN"/>
          </w:rPr>
          <w:t xml:space="preserve">: </w:t>
        </w:r>
        <w:r w:rsidR="00F4178D">
          <w:rPr>
            <w:rFonts w:asciiTheme="majorHAnsi" w:hAnsiTheme="majorHAnsi" w:cstheme="majorHAnsi"/>
            <w:b/>
            <w:bCs/>
            <w:color w:val="C00000"/>
            <w:lang w:eastAsia="zh-CN"/>
          </w:rPr>
          <w:t>50</w:t>
        </w:r>
        <w:r w:rsidR="00F4178D" w:rsidRPr="00F4178D">
          <w:t xml:space="preserve"> </w:t>
        </w:r>
        <w:r w:rsidR="00F4178D" w:rsidRPr="00F4178D">
          <w:rPr>
            <w:rFonts w:asciiTheme="majorHAnsi" w:hAnsiTheme="majorHAnsi" w:cstheme="majorHAnsi"/>
            <w:b/>
            <w:bCs/>
            <w:color w:val="C00000"/>
            <w:lang w:eastAsia="zh-CN"/>
          </w:rPr>
          <w:t>k€</w:t>
        </w:r>
      </w:ins>
      <w:ins w:id="175" w:author="Wanxin Chen" w:date="2026-04-16T17:47:00Z">
        <w:r w:rsidR="00296E34">
          <w:rPr>
            <w:rFonts w:asciiTheme="majorHAnsi" w:hAnsiTheme="majorHAnsi" w:cstheme="majorHAnsi"/>
            <w:b/>
            <w:bCs/>
            <w:color w:val="C00000"/>
            <w:lang w:eastAsia="zh-CN"/>
          </w:rPr>
          <w:t xml:space="preserve"> (if </w:t>
        </w:r>
        <w:r w:rsidR="00296E34" w:rsidRPr="00296E34">
          <w:rPr>
            <w:rFonts w:asciiTheme="majorHAnsi" w:hAnsiTheme="majorHAnsi" w:cstheme="majorHAnsi"/>
            <w:b/>
            <w:bCs/>
            <w:color w:val="C00000"/>
            <w:lang w:eastAsia="zh-CN"/>
          </w:rPr>
          <w:t>acceptable</w:t>
        </w:r>
        <w:r w:rsidR="00296E34">
          <w:rPr>
            <w:rFonts w:asciiTheme="majorHAnsi" w:hAnsiTheme="majorHAnsi" w:cstheme="majorHAnsi"/>
            <w:b/>
            <w:bCs/>
            <w:color w:val="C00000"/>
            <w:lang w:eastAsia="zh-CN"/>
          </w:rPr>
          <w:t>)</w:t>
        </w:r>
      </w:ins>
      <w:ins w:id="176" w:author="Wanxin Chen" w:date="2026-04-16T17:46:00Z">
        <w:r w:rsidR="00426FBE">
          <w:rPr>
            <w:rFonts w:asciiTheme="majorHAnsi" w:hAnsiTheme="majorHAnsi" w:cstheme="majorHAnsi"/>
            <w:b/>
            <w:bCs/>
            <w:color w:val="C00000"/>
            <w:lang w:eastAsia="zh-CN"/>
          </w:rPr>
          <w:t>.</w:t>
        </w:r>
        <w:r w:rsidR="00F4178D">
          <w:rPr>
            <w:rFonts w:asciiTheme="majorHAnsi" w:hAnsiTheme="majorHAnsi" w:cstheme="majorHAnsi"/>
            <w:b/>
            <w:bCs/>
            <w:color w:val="C00000"/>
            <w:lang w:eastAsia="zh-CN"/>
          </w:rPr>
          <w:t xml:space="preserve"> </w:t>
        </w:r>
      </w:ins>
      <w:ins w:id="177" w:author="Wanxin Chen" w:date="2026-04-16T17:47:00Z">
        <w:r w:rsidR="002F538C">
          <w:rPr>
            <w:rFonts w:asciiTheme="majorHAnsi" w:hAnsiTheme="majorHAnsi" w:cstheme="majorHAnsi"/>
            <w:b/>
            <w:bCs/>
            <w:color w:val="C00000"/>
            <w:lang w:eastAsia="zh-CN"/>
          </w:rPr>
          <w:t xml:space="preserve"> </w:t>
        </w:r>
      </w:ins>
      <w:ins w:id="178" w:author="Wanxin Chen" w:date="2026-04-16T17:48:00Z">
        <w:r w:rsidR="00D37B60">
          <w:rPr>
            <w:rFonts w:asciiTheme="majorHAnsi" w:hAnsiTheme="majorHAnsi" w:cstheme="majorHAnsi"/>
            <w:b/>
            <w:bCs/>
            <w:color w:val="C00000"/>
            <w:lang w:eastAsia="zh-CN"/>
          </w:rPr>
          <w:t>–</w:t>
        </w:r>
      </w:ins>
      <w:ins w:id="179" w:author="Wanxin Chen" w:date="2026-04-16T17:47:00Z">
        <w:r w:rsidR="002F538C">
          <w:rPr>
            <w:rFonts w:asciiTheme="majorHAnsi" w:hAnsiTheme="majorHAnsi" w:cstheme="majorHAnsi"/>
            <w:b/>
            <w:bCs/>
            <w:color w:val="C00000"/>
            <w:lang w:eastAsia="zh-CN"/>
          </w:rPr>
          <w:t xml:space="preserve"> </w:t>
        </w:r>
      </w:ins>
      <w:ins w:id="180" w:author="Wanxin Chen" w:date="2026-04-16T17:48:00Z">
        <w:r w:rsidR="00D37B60">
          <w:rPr>
            <w:rFonts w:asciiTheme="majorHAnsi" w:hAnsiTheme="majorHAnsi" w:cstheme="majorHAnsi"/>
            <w:b/>
            <w:bCs/>
            <w:color w:val="C00000"/>
            <w:lang w:eastAsia="zh-CN"/>
          </w:rPr>
          <w:t xml:space="preserve">Deployable </w:t>
        </w:r>
        <w:r w:rsidR="00FC2A05">
          <w:rPr>
            <w:rFonts w:asciiTheme="majorHAnsi" w:hAnsiTheme="majorHAnsi" w:cstheme="majorHAnsi" w:hint="eastAsia"/>
            <w:b/>
            <w:bCs/>
            <w:color w:val="C00000"/>
            <w:lang w:eastAsia="zh-CN"/>
          </w:rPr>
          <w:t>Si</w:t>
        </w:r>
        <w:r w:rsidR="00FC2A05">
          <w:rPr>
            <w:rFonts w:asciiTheme="majorHAnsi" w:hAnsiTheme="majorHAnsi" w:cstheme="majorHAnsi"/>
            <w:b/>
            <w:bCs/>
            <w:color w:val="C00000"/>
            <w:lang w:eastAsia="zh-CN"/>
          </w:rPr>
          <w:t xml:space="preserve">ngle board computer </w:t>
        </w:r>
        <w:r w:rsidR="00D37B60">
          <w:rPr>
            <w:rFonts w:asciiTheme="majorHAnsi" w:hAnsiTheme="majorHAnsi" w:cstheme="majorHAnsi"/>
            <w:b/>
            <w:bCs/>
            <w:color w:val="C00000"/>
            <w:lang w:eastAsia="zh-CN"/>
          </w:rPr>
          <w:t>(</w:t>
        </w:r>
      </w:ins>
      <w:ins w:id="181" w:author="Wanxin Chen" w:date="2026-04-16T17:49:00Z">
        <w:r w:rsidR="00FC2A05">
          <w:rPr>
            <w:rFonts w:asciiTheme="majorHAnsi" w:hAnsiTheme="majorHAnsi" w:cstheme="majorHAnsi"/>
            <w:b/>
            <w:bCs/>
            <w:color w:val="C00000"/>
            <w:lang w:eastAsia="zh-CN"/>
          </w:rPr>
          <w:t xml:space="preserve">x2 </w:t>
        </w:r>
        <w:r w:rsidR="00FC2A05" w:rsidRPr="00FC2A05">
          <w:rPr>
            <w:rFonts w:asciiTheme="majorHAnsi" w:hAnsiTheme="majorHAnsi" w:cstheme="majorHAnsi"/>
            <w:b/>
            <w:bCs/>
            <w:color w:val="C00000"/>
            <w:lang w:eastAsia="zh-CN"/>
          </w:rPr>
          <w:t>LattePanda</w:t>
        </w:r>
        <w:r w:rsidR="00FC2A05">
          <w:rPr>
            <w:rFonts w:asciiTheme="majorHAnsi" w:hAnsiTheme="majorHAnsi" w:cstheme="majorHAnsi"/>
            <w:b/>
            <w:bCs/>
            <w:color w:val="C00000"/>
            <w:lang w:eastAsia="zh-CN"/>
          </w:rPr>
          <w:t xml:space="preserve"> </w:t>
        </w:r>
        <w:r w:rsidR="00FC2A05" w:rsidRPr="00FC2A05">
          <w:rPr>
            <w:rFonts w:asciiTheme="majorHAnsi" w:hAnsiTheme="majorHAnsi" w:cstheme="majorHAnsi"/>
            <w:b/>
            <w:bCs/>
            <w:color w:val="C00000"/>
            <w:lang w:eastAsia="zh-CN"/>
          </w:rPr>
          <w:t>Sigma</w:t>
        </w:r>
        <w:r w:rsidR="00FC2A05">
          <w:rPr>
            <w:rFonts w:asciiTheme="majorHAnsi" w:hAnsiTheme="majorHAnsi" w:cstheme="majorHAnsi"/>
            <w:b/>
            <w:bCs/>
            <w:color w:val="C00000"/>
            <w:lang w:eastAsia="zh-CN"/>
          </w:rPr>
          <w:t xml:space="preserve">): 1.5 </w:t>
        </w:r>
        <w:r w:rsidR="00FC2A05" w:rsidRPr="00F4178D">
          <w:rPr>
            <w:rFonts w:asciiTheme="majorHAnsi" w:hAnsiTheme="majorHAnsi" w:cstheme="majorHAnsi"/>
            <w:b/>
            <w:bCs/>
            <w:color w:val="C00000"/>
            <w:lang w:eastAsia="zh-CN"/>
          </w:rPr>
          <w:t>k€</w:t>
        </w:r>
        <w:r w:rsidR="002E694B">
          <w:rPr>
            <w:rFonts w:asciiTheme="majorHAnsi" w:hAnsiTheme="majorHAnsi" w:cstheme="majorHAnsi"/>
            <w:b/>
            <w:bCs/>
            <w:color w:val="C00000"/>
            <w:lang w:eastAsia="zh-CN"/>
          </w:rPr>
          <w:t xml:space="preserve">. </w:t>
        </w:r>
      </w:ins>
    </w:p>
    <w:p w14:paraId="4C0AC6A2" w14:textId="77777777" w:rsidR="00DA5D38" w:rsidRPr="00013BB9" w:rsidRDefault="009A23FC" w:rsidP="001919E1">
      <w:pPr>
        <w:pStyle w:val="BodyText"/>
        <w:jc w:val="both"/>
        <w:rPr>
          <w:rFonts w:asciiTheme="majorHAnsi" w:hAnsiTheme="majorHAnsi" w:cstheme="majorHAnsi"/>
        </w:rPr>
      </w:pPr>
      <w:r w:rsidRPr="00013BB9">
        <w:rPr>
          <w:rFonts w:asciiTheme="majorHAnsi" w:hAnsiTheme="majorHAnsi" w:cstheme="majorHAnsi"/>
          <w:b/>
          <w:bCs/>
        </w:rPr>
        <w:t>Salaries (France):</w:t>
      </w:r>
      <w:r w:rsidRPr="00013BB9">
        <w:rPr>
          <w:rFonts w:asciiTheme="majorHAnsi" w:hAnsiTheme="majorHAnsi" w:cstheme="majorHAnsi"/>
        </w:rPr>
        <w:t xml:space="preserve"> - </w:t>
      </w:r>
    </w:p>
    <w:p w14:paraId="547318F4" w14:textId="77777777" w:rsidR="00DA5D38" w:rsidRPr="00013BB9" w:rsidRDefault="009A23FC" w:rsidP="00F8601D">
      <w:pPr>
        <w:pStyle w:val="BodyText"/>
        <w:jc w:val="both"/>
        <w:rPr>
          <w:rFonts w:asciiTheme="majorHAnsi" w:hAnsiTheme="majorHAnsi" w:cstheme="majorHAnsi"/>
        </w:rPr>
      </w:pPr>
      <w:r w:rsidRPr="00013BB9">
        <w:rPr>
          <w:rFonts w:asciiTheme="majorHAnsi" w:hAnsiTheme="majorHAnsi" w:cstheme="majorHAnsi"/>
          <w:b/>
          <w:bCs/>
        </w:rPr>
        <w:t>Exchange Visits:</w:t>
      </w:r>
      <w:r w:rsidRPr="00013BB9">
        <w:rPr>
          <w:rFonts w:asciiTheme="majorHAnsi" w:hAnsiTheme="majorHAnsi" w:cstheme="majorHAnsi"/>
        </w:rPr>
        <w:t xml:space="preserve"> A minimum of 4 exchange visits per year (2 in each direction) are planned to ensure close scientific collaboration, joint experimental campaigns, and knowledge transfer. Each international visit budget is €1.5k–€2k per person per trip (economy class + accommodation).</w:t>
      </w:r>
    </w:p>
    <w:p w14:paraId="5E913C41" w14:textId="77777777" w:rsidR="00DA5D38" w:rsidRPr="00013BB9" w:rsidRDefault="00DA5D38">
      <w:pPr>
        <w:rPr>
          <w:rFonts w:asciiTheme="majorHAnsi" w:hAnsiTheme="majorHAnsi" w:cstheme="majorHAnsi"/>
        </w:rPr>
      </w:pPr>
    </w:p>
    <w:p w14:paraId="04C16DDF" w14:textId="77777777" w:rsidR="00DA5D38" w:rsidRPr="00013BB9" w:rsidRDefault="009A23FC">
      <w:pPr>
        <w:pStyle w:val="Heading2"/>
        <w:rPr>
          <w:rFonts w:cstheme="majorHAnsi"/>
          <w:color w:val="auto"/>
        </w:rPr>
      </w:pPr>
      <w:bookmarkStart w:id="182" w:name="conclusion"/>
      <w:bookmarkEnd w:id="161"/>
      <w:bookmarkEnd w:id="164"/>
      <w:r w:rsidRPr="00013BB9">
        <w:rPr>
          <w:rFonts w:cstheme="majorHAnsi"/>
          <w:color w:val="auto"/>
        </w:rPr>
        <w:lastRenderedPageBreak/>
        <w:t>17. Conclusion</w:t>
      </w:r>
    </w:p>
    <w:p w14:paraId="0BA0B8D7"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This proposal presents a scientifically rigorous and technically ambitious research programme that addresses a problem of enormous societal importance: the development of truly intelligent, adaptive wearable robotic systems for mobility-impaired and dependent individuals. By establishing </w:t>
      </w:r>
      <w:r w:rsidRPr="00013BB9">
        <w:rPr>
          <w:rFonts w:asciiTheme="majorHAnsi" w:hAnsiTheme="majorHAnsi" w:cstheme="majorHAnsi"/>
          <w:b/>
          <w:bCs/>
        </w:rPr>
        <w:t>multi-level optimization</w:t>
      </w:r>
      <w:r w:rsidRPr="00013BB9">
        <w:rPr>
          <w:rFonts w:asciiTheme="majorHAnsi" w:hAnsiTheme="majorHAnsi" w:cstheme="majorHAnsi"/>
        </w:rPr>
        <w:t xml:space="preserve"> as a u</w:t>
      </w:r>
      <w:r w:rsidR="00F8601D">
        <w:rPr>
          <w:rFonts w:asciiTheme="majorHAnsi" w:hAnsiTheme="majorHAnsi" w:cstheme="majorHAnsi"/>
        </w:rPr>
        <w:t xml:space="preserve">nifying architectural principle </w:t>
      </w:r>
      <w:r w:rsidRPr="00013BB9">
        <w:rPr>
          <w:rFonts w:asciiTheme="majorHAnsi" w:hAnsiTheme="majorHAnsi" w:cstheme="majorHAnsi"/>
        </w:rPr>
        <w:t>spanning perception, trajectory generation,</w:t>
      </w:r>
      <w:r w:rsidR="00F8601D">
        <w:rPr>
          <w:rFonts w:asciiTheme="majorHAnsi" w:hAnsiTheme="majorHAnsi" w:cstheme="majorHAnsi"/>
        </w:rPr>
        <w:t xml:space="preserve"> and control </w:t>
      </w:r>
      <w:r w:rsidRPr="00013BB9">
        <w:rPr>
          <w:rFonts w:asciiTheme="majorHAnsi" w:hAnsiTheme="majorHAnsi" w:cstheme="majorHAnsi"/>
        </w:rPr>
        <w:t>the proposed work transcends the limitations of existing single-level or heuristically integrated approaches.</w:t>
      </w:r>
    </w:p>
    <w:p w14:paraId="2FDFC5C1"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The three-level framework (Fuzzy-CNN-GRU with evolutionary NAS at the high level; Optimal Transport-based domain adaptation at the mid level; σ-AADRC with metaheuristic online tuning at the low level) is grounded in state-of-the-art mathematics, rigorously analyzed for stability and convergence, and designed for practical deployment on resource-constrained embedded hardware. The complementarity between the Indian team’s expertise in evolutionary computation and the French team’s expertise in wearable robotics and biomechanics ensures that each component of the framework is developed to the highest international standard.</w:t>
      </w:r>
    </w:p>
    <w:p w14:paraId="36B2590D"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Beyond the immed</w:t>
      </w:r>
      <w:r w:rsidR="00F8601D">
        <w:rPr>
          <w:rFonts w:asciiTheme="majorHAnsi" w:hAnsiTheme="majorHAnsi" w:cstheme="majorHAnsi"/>
        </w:rPr>
        <w:t xml:space="preserve">iate deliverables </w:t>
      </w:r>
      <w:r w:rsidRPr="00013BB9">
        <w:rPr>
          <w:rFonts w:asciiTheme="majorHAnsi" w:hAnsiTheme="majorHAnsi" w:cstheme="majorHAnsi"/>
        </w:rPr>
        <w:t>validated algorithms, open datasets, physical demonstrat</w:t>
      </w:r>
      <w:r w:rsidR="00F8601D">
        <w:rPr>
          <w:rFonts w:asciiTheme="majorHAnsi" w:hAnsiTheme="majorHAnsi" w:cstheme="majorHAnsi"/>
        </w:rPr>
        <w:t xml:space="preserve">ors, and clinical trial results </w:t>
      </w:r>
      <w:r w:rsidRPr="00013BB9">
        <w:rPr>
          <w:rFonts w:asciiTheme="majorHAnsi" w:hAnsiTheme="majorHAnsi" w:cstheme="majorHAnsi"/>
        </w:rPr>
        <w:t xml:space="preserve">the MLO framework establishes a </w:t>
      </w:r>
      <w:r w:rsidRPr="00013BB9">
        <w:rPr>
          <w:rFonts w:asciiTheme="majorHAnsi" w:hAnsiTheme="majorHAnsi" w:cstheme="majorHAnsi"/>
          <w:b/>
          <w:bCs/>
        </w:rPr>
        <w:t>general paradigm for adaptive human-centered systems in dynamic and uncertain environments</w:t>
      </w:r>
      <w:r w:rsidRPr="00013BB9">
        <w:rPr>
          <w:rFonts w:asciiTheme="majorHAnsi" w:hAnsiTheme="majorHAnsi" w:cstheme="majorHAnsi"/>
        </w:rPr>
        <w:t>, with applicability extending to surgical robotics, industrial exoskeletons, prosthetics, and rehabilitation systems. The Indo-French collaboration that this project catalyzes will build lasting scientific bridges and human capital networks, amplifying the long-term impact of both national research ecosystems.</w:t>
      </w:r>
    </w:p>
    <w:p w14:paraId="730F1CB0"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The combination of urgent societal need, scientific frontier positioning, complementary expertise, concrete deliverables, and clear translation pathway makes this proposal a compelling and fundable research investment.</w:t>
      </w:r>
    </w:p>
    <w:p w14:paraId="25CC8B64" w14:textId="77777777" w:rsidR="00DA5D38" w:rsidRPr="00013BB9" w:rsidRDefault="00DA5D38">
      <w:pPr>
        <w:rPr>
          <w:rFonts w:asciiTheme="majorHAnsi" w:hAnsiTheme="majorHAnsi" w:cstheme="majorHAnsi"/>
        </w:rPr>
      </w:pPr>
    </w:p>
    <w:p w14:paraId="330C541F" w14:textId="77777777" w:rsidR="00DA5D38" w:rsidRPr="00013BB9" w:rsidRDefault="009A23FC">
      <w:pPr>
        <w:pStyle w:val="Heading2"/>
        <w:rPr>
          <w:rFonts w:cstheme="majorHAnsi"/>
          <w:color w:val="auto"/>
        </w:rPr>
      </w:pPr>
      <w:bookmarkStart w:id="183" w:name="references"/>
      <w:bookmarkEnd w:id="182"/>
      <w:r w:rsidRPr="00013BB9">
        <w:rPr>
          <w:rFonts w:cstheme="majorHAnsi"/>
          <w:color w:val="auto"/>
        </w:rPr>
        <w:t>18. References</w:t>
      </w:r>
    </w:p>
    <w:p w14:paraId="7B03E61A" w14:textId="77777777" w:rsidR="009A23FC" w:rsidRPr="00013BB9" w:rsidRDefault="009A23FC" w:rsidP="009A23FC">
      <w:pPr>
        <w:pStyle w:val="BodyText"/>
        <w:rPr>
          <w:rFonts w:asciiTheme="majorHAnsi" w:hAnsiTheme="majorHAnsi" w:cstheme="majorHAnsi"/>
        </w:rPr>
      </w:pPr>
    </w:p>
    <w:p w14:paraId="5F9F602A" w14:textId="77777777" w:rsidR="00F8601D" w:rsidRDefault="00F8601D" w:rsidP="00F8601D">
      <w:pPr>
        <w:numPr>
          <w:ilvl w:val="0"/>
          <w:numId w:val="20"/>
        </w:numPr>
        <w:spacing w:after="0"/>
        <w:jc w:val="both"/>
        <w:rPr>
          <w:rFonts w:asciiTheme="majorHAnsi" w:hAnsiTheme="majorHAnsi" w:cstheme="majorHAnsi"/>
        </w:rPr>
      </w:pPr>
      <w:r w:rsidRPr="00F8601D">
        <w:rPr>
          <w:rFonts w:asciiTheme="majorHAnsi" w:hAnsiTheme="majorHAnsi" w:cstheme="majorHAnsi"/>
        </w:rPr>
        <w:t>Bey, O., Rifai, H., Chemori, A., Amirat, Y. and Mohammed, S., 2026. Finite-time Adaptive FeedForward Fractional-order RISE α Control of an Actuated Ankle-Foot Orthosis. IEEE Transactions on Automation Science and Engineering.</w:t>
      </w:r>
    </w:p>
    <w:p w14:paraId="00391AAE" w14:textId="77777777" w:rsidR="00F8601D" w:rsidRDefault="00F8601D" w:rsidP="00F8601D">
      <w:pPr>
        <w:numPr>
          <w:ilvl w:val="0"/>
          <w:numId w:val="20"/>
        </w:numPr>
        <w:spacing w:after="0"/>
        <w:jc w:val="both"/>
        <w:rPr>
          <w:rFonts w:asciiTheme="majorHAnsi" w:hAnsiTheme="majorHAnsi" w:cstheme="majorHAnsi"/>
        </w:rPr>
      </w:pPr>
      <w:r w:rsidRPr="00F8601D">
        <w:rPr>
          <w:rFonts w:asciiTheme="majorHAnsi" w:hAnsiTheme="majorHAnsi" w:cstheme="majorHAnsi"/>
        </w:rPr>
        <w:t>Jradi, R., Bey, O., Rifaï, H., Amirat, Y. and Mohammed, S., 2025. Adaptive Control Strategy for Ankle Assistance Using an Actuated Ankle-Foot Orthosis With Selective Adaptive Parameter Convergence. IEEE Robotics and Automation Letters, 11(2), pp.1258-1265.</w:t>
      </w:r>
    </w:p>
    <w:p w14:paraId="29C13C82" w14:textId="77777777" w:rsidR="00F8601D" w:rsidRDefault="00F8601D" w:rsidP="00F8601D">
      <w:pPr>
        <w:numPr>
          <w:ilvl w:val="0"/>
          <w:numId w:val="20"/>
        </w:numPr>
        <w:spacing w:after="0"/>
        <w:jc w:val="both"/>
        <w:rPr>
          <w:rFonts w:asciiTheme="majorHAnsi" w:hAnsiTheme="majorHAnsi" w:cstheme="majorHAnsi"/>
        </w:rPr>
      </w:pPr>
      <w:r w:rsidRPr="00F8601D">
        <w:rPr>
          <w:rFonts w:asciiTheme="majorHAnsi" w:hAnsiTheme="majorHAnsi" w:cstheme="majorHAnsi"/>
        </w:rPr>
        <w:t>Moon, H., Bey, O., Boubezoul, A., Oukhellou, L. and Mohammed, S., 2025. Real-Time LSTM-Driven Dynamic Gait Mode Detection for Enhanced Control of Actuated-Ankle-Foot Orthosis. IEEE Transactions on Robotics.</w:t>
      </w:r>
    </w:p>
    <w:p w14:paraId="753B2303" w14:textId="77777777" w:rsidR="00F8601D" w:rsidRDefault="00F8601D" w:rsidP="00F8601D">
      <w:pPr>
        <w:numPr>
          <w:ilvl w:val="0"/>
          <w:numId w:val="20"/>
        </w:numPr>
        <w:spacing w:after="0"/>
        <w:jc w:val="both"/>
        <w:rPr>
          <w:rFonts w:asciiTheme="majorHAnsi" w:hAnsiTheme="majorHAnsi" w:cstheme="majorHAnsi"/>
        </w:rPr>
      </w:pPr>
      <w:r w:rsidRPr="00F8601D">
        <w:rPr>
          <w:rFonts w:asciiTheme="majorHAnsi" w:hAnsiTheme="majorHAnsi" w:cstheme="majorHAnsi"/>
        </w:rPr>
        <w:t>Khurana, D., Bind, A.K. and Yadav, A., 2026. A multi-objective neural network approach for solving the non-linear fixed charge transportation problem. Cluster Computing, 29(4), p.239.</w:t>
      </w:r>
    </w:p>
    <w:p w14:paraId="78BB25DE" w14:textId="77777777" w:rsidR="00F8601D" w:rsidRDefault="00F8601D" w:rsidP="00F8601D">
      <w:pPr>
        <w:numPr>
          <w:ilvl w:val="0"/>
          <w:numId w:val="20"/>
        </w:numPr>
        <w:spacing w:after="0"/>
        <w:jc w:val="both"/>
        <w:rPr>
          <w:rFonts w:asciiTheme="majorHAnsi" w:hAnsiTheme="majorHAnsi" w:cstheme="majorHAnsi"/>
        </w:rPr>
      </w:pPr>
      <w:r w:rsidRPr="00F8601D">
        <w:rPr>
          <w:rFonts w:asciiTheme="majorHAnsi" w:hAnsiTheme="majorHAnsi" w:cstheme="majorHAnsi"/>
        </w:rPr>
        <w:t>Khurana, D. and Yadav, A., 2026. A binary multi-objective optimization algorithm for large-scale feature selection problems. Evolving Systems, 17(1), p.5.</w:t>
      </w:r>
    </w:p>
    <w:p w14:paraId="3EA8B88C" w14:textId="77777777" w:rsidR="00F8601D" w:rsidRDefault="00F8601D" w:rsidP="00F8601D">
      <w:pPr>
        <w:numPr>
          <w:ilvl w:val="0"/>
          <w:numId w:val="20"/>
        </w:numPr>
        <w:spacing w:after="0"/>
        <w:jc w:val="both"/>
        <w:rPr>
          <w:rFonts w:asciiTheme="majorHAnsi" w:hAnsiTheme="majorHAnsi" w:cstheme="majorHAnsi"/>
        </w:rPr>
      </w:pPr>
      <w:r w:rsidRPr="00F8601D">
        <w:rPr>
          <w:rFonts w:asciiTheme="majorHAnsi" w:hAnsiTheme="majorHAnsi" w:cstheme="majorHAnsi"/>
        </w:rPr>
        <w:lastRenderedPageBreak/>
        <w:t>Chauhan, D., Yadav, A. and Mallipeddi, R., 2025. EAEFA-R: Multiple learning-based ensemble artificial electric field algorithm for global optimization. Knowledge-Based Systems, 318, p.113453.</w:t>
      </w:r>
    </w:p>
    <w:p w14:paraId="69BCB949" w14:textId="77777777" w:rsidR="00F8601D" w:rsidRDefault="00F8601D" w:rsidP="00F8601D">
      <w:pPr>
        <w:numPr>
          <w:ilvl w:val="0"/>
          <w:numId w:val="20"/>
        </w:numPr>
        <w:spacing w:after="0"/>
        <w:jc w:val="both"/>
        <w:rPr>
          <w:rFonts w:asciiTheme="majorHAnsi" w:hAnsiTheme="majorHAnsi" w:cstheme="majorHAnsi"/>
        </w:rPr>
      </w:pPr>
      <w:r w:rsidRPr="00F8601D">
        <w:rPr>
          <w:rFonts w:asciiTheme="majorHAnsi" w:hAnsiTheme="majorHAnsi" w:cstheme="majorHAnsi"/>
        </w:rPr>
        <w:t>Chauhan, D. and Yadav, A., 2023. Optimizing the parameters of hybrid active power filters through a comprehensive and dynamic multi-swarm gravitational search algorithm. Engineering Applications of Artificial Intelligence, 123, p.106469.</w:t>
      </w:r>
    </w:p>
    <w:p w14:paraId="081D0AFA" w14:textId="77777777" w:rsidR="00DA5D38" w:rsidRPr="00013BB9" w:rsidRDefault="009A23FC" w:rsidP="00F8601D">
      <w:pPr>
        <w:numPr>
          <w:ilvl w:val="0"/>
          <w:numId w:val="20"/>
        </w:numPr>
        <w:spacing w:after="0"/>
        <w:jc w:val="both"/>
        <w:rPr>
          <w:rFonts w:asciiTheme="majorHAnsi" w:hAnsiTheme="majorHAnsi" w:cstheme="majorHAnsi"/>
        </w:rPr>
      </w:pPr>
      <w:r w:rsidRPr="00013BB9">
        <w:rPr>
          <w:rFonts w:asciiTheme="majorHAnsi" w:hAnsiTheme="majorHAnsi" w:cstheme="majorHAnsi"/>
        </w:rPr>
        <w:t xml:space="preserve">Asbeck, A.T., De Rossi, S.M.M., Holt, K.G., &amp; Walsh, C.J. (2015). A biologically inspired soft exosuit for walking assistance. </w:t>
      </w:r>
      <w:r w:rsidRPr="00013BB9">
        <w:rPr>
          <w:rFonts w:asciiTheme="majorHAnsi" w:hAnsiTheme="majorHAnsi" w:cstheme="majorHAnsi"/>
          <w:i/>
          <w:iCs/>
        </w:rPr>
        <w:t>The International Journal of Robotics Research</w:t>
      </w:r>
      <w:r w:rsidRPr="00013BB9">
        <w:rPr>
          <w:rFonts w:asciiTheme="majorHAnsi" w:hAnsiTheme="majorHAnsi" w:cstheme="majorHAnsi"/>
        </w:rPr>
        <w:t>, 34(6), 744–762.</w:t>
      </w:r>
    </w:p>
    <w:p w14:paraId="5D3ACA0C" w14:textId="77777777" w:rsidR="00DA5D38" w:rsidRPr="00013BB9" w:rsidRDefault="009A23FC" w:rsidP="00F8601D">
      <w:pPr>
        <w:numPr>
          <w:ilvl w:val="0"/>
          <w:numId w:val="20"/>
        </w:numPr>
        <w:spacing w:after="0"/>
        <w:jc w:val="both"/>
        <w:rPr>
          <w:rFonts w:asciiTheme="majorHAnsi" w:hAnsiTheme="majorHAnsi" w:cstheme="majorHAnsi"/>
        </w:rPr>
      </w:pPr>
      <w:r w:rsidRPr="005536A8">
        <w:rPr>
          <w:rFonts w:asciiTheme="majorHAnsi" w:hAnsiTheme="majorHAnsi" w:cstheme="majorHAnsi"/>
          <w:lang w:val="fr-FR"/>
        </w:rPr>
        <w:t>Awad, L.N., Bae, J., O’Donnell, K., et al. </w:t>
      </w:r>
      <w:r w:rsidRPr="00013BB9">
        <w:rPr>
          <w:rFonts w:asciiTheme="majorHAnsi" w:hAnsiTheme="majorHAnsi" w:cstheme="majorHAnsi"/>
        </w:rPr>
        <w:t xml:space="preserve">(2017). A soft robotic exosuit improves walking in patients after stroke. </w:t>
      </w:r>
      <w:r w:rsidRPr="00013BB9">
        <w:rPr>
          <w:rFonts w:asciiTheme="majorHAnsi" w:hAnsiTheme="majorHAnsi" w:cstheme="majorHAnsi"/>
          <w:i/>
          <w:iCs/>
        </w:rPr>
        <w:t>Science Translational Medicine</w:t>
      </w:r>
      <w:r w:rsidRPr="00013BB9">
        <w:rPr>
          <w:rFonts w:asciiTheme="majorHAnsi" w:hAnsiTheme="majorHAnsi" w:cstheme="majorHAnsi"/>
        </w:rPr>
        <w:t>, 9(400), eaai9084.</w:t>
      </w:r>
    </w:p>
    <w:p w14:paraId="33661529" w14:textId="77777777" w:rsidR="00DA5D38" w:rsidRPr="00013BB9" w:rsidRDefault="00DA5D38" w:rsidP="00A77A6B">
      <w:pPr>
        <w:spacing w:after="0"/>
        <w:ind w:left="720"/>
        <w:jc w:val="both"/>
        <w:rPr>
          <w:rFonts w:asciiTheme="majorHAnsi" w:hAnsiTheme="majorHAnsi" w:cstheme="majorHAnsi"/>
        </w:rPr>
      </w:pPr>
    </w:p>
    <w:p w14:paraId="6E46A7D3" w14:textId="77777777" w:rsidR="00DA5D38" w:rsidRPr="00013BB9" w:rsidRDefault="009A23FC" w:rsidP="00F8601D">
      <w:pPr>
        <w:numPr>
          <w:ilvl w:val="0"/>
          <w:numId w:val="20"/>
        </w:numPr>
        <w:spacing w:after="0"/>
        <w:jc w:val="both"/>
        <w:rPr>
          <w:rFonts w:asciiTheme="majorHAnsi" w:hAnsiTheme="majorHAnsi" w:cstheme="majorHAnsi"/>
        </w:rPr>
      </w:pPr>
      <w:r w:rsidRPr="00013BB9">
        <w:rPr>
          <w:rFonts w:asciiTheme="majorHAnsi" w:hAnsiTheme="majorHAnsi" w:cstheme="majorHAnsi"/>
        </w:rPr>
        <w:t xml:space="preserve">Chen, W.H., Yang, J., Guo, L., &amp; Li, S. (2016). Disturbance-observer-based control and related methods—An overview. </w:t>
      </w:r>
      <w:r w:rsidRPr="00013BB9">
        <w:rPr>
          <w:rFonts w:asciiTheme="majorHAnsi" w:hAnsiTheme="majorHAnsi" w:cstheme="majorHAnsi"/>
          <w:i/>
          <w:iCs/>
        </w:rPr>
        <w:t>IEEE Transactions on Industrial Electronics</w:t>
      </w:r>
      <w:r w:rsidRPr="00013BB9">
        <w:rPr>
          <w:rFonts w:asciiTheme="majorHAnsi" w:hAnsiTheme="majorHAnsi" w:cstheme="majorHAnsi"/>
        </w:rPr>
        <w:t>, 63(2), 1083–1095.</w:t>
      </w:r>
    </w:p>
    <w:p w14:paraId="27A13301" w14:textId="77777777" w:rsidR="00DA5D38" w:rsidRPr="00013BB9" w:rsidRDefault="009A23FC" w:rsidP="00F8601D">
      <w:pPr>
        <w:numPr>
          <w:ilvl w:val="0"/>
          <w:numId w:val="20"/>
        </w:numPr>
        <w:spacing w:after="0"/>
        <w:jc w:val="both"/>
        <w:rPr>
          <w:rFonts w:asciiTheme="majorHAnsi" w:hAnsiTheme="majorHAnsi" w:cstheme="majorHAnsi"/>
        </w:rPr>
      </w:pPr>
      <w:r w:rsidRPr="00013BB9">
        <w:rPr>
          <w:rFonts w:asciiTheme="majorHAnsi" w:hAnsiTheme="majorHAnsi" w:cstheme="majorHAnsi"/>
        </w:rPr>
        <w:t xml:space="preserve">Cuturi, M. (2013). Sinkhorn distances: Lightspeed computation of optimal transport distances. </w:t>
      </w:r>
      <w:r w:rsidRPr="00013BB9">
        <w:rPr>
          <w:rFonts w:asciiTheme="majorHAnsi" w:hAnsiTheme="majorHAnsi" w:cstheme="majorHAnsi"/>
          <w:i/>
          <w:iCs/>
        </w:rPr>
        <w:t>Advances in Neural Information Processing Systems</w:t>
      </w:r>
      <w:r w:rsidRPr="00013BB9">
        <w:rPr>
          <w:rFonts w:asciiTheme="majorHAnsi" w:hAnsiTheme="majorHAnsi" w:cstheme="majorHAnsi"/>
        </w:rPr>
        <w:t>, 26.</w:t>
      </w:r>
    </w:p>
    <w:p w14:paraId="6E2E6FD2" w14:textId="77777777" w:rsidR="00DA5D38" w:rsidRPr="00013BB9" w:rsidRDefault="009A23FC" w:rsidP="00F8601D">
      <w:pPr>
        <w:numPr>
          <w:ilvl w:val="0"/>
          <w:numId w:val="20"/>
        </w:numPr>
        <w:spacing w:after="0"/>
        <w:jc w:val="both"/>
        <w:rPr>
          <w:rFonts w:asciiTheme="majorHAnsi" w:hAnsiTheme="majorHAnsi" w:cstheme="majorHAnsi"/>
        </w:rPr>
      </w:pPr>
      <w:r w:rsidRPr="00013BB9">
        <w:rPr>
          <w:rFonts w:asciiTheme="majorHAnsi" w:hAnsiTheme="majorHAnsi" w:cstheme="majorHAnsi"/>
        </w:rPr>
        <w:t xml:space="preserve">Dollar, A.M., &amp; Herr, H. (2008). Lower extremity exoskeletons and active orthoses: Challenges and state-of-the-art. </w:t>
      </w:r>
      <w:r w:rsidRPr="00013BB9">
        <w:rPr>
          <w:rFonts w:asciiTheme="majorHAnsi" w:hAnsiTheme="majorHAnsi" w:cstheme="majorHAnsi"/>
          <w:i/>
          <w:iCs/>
        </w:rPr>
        <w:t>IEEE Transactions on Robotics</w:t>
      </w:r>
      <w:r w:rsidRPr="00013BB9">
        <w:rPr>
          <w:rFonts w:asciiTheme="majorHAnsi" w:hAnsiTheme="majorHAnsi" w:cstheme="majorHAnsi"/>
        </w:rPr>
        <w:t>, 24(1), 144–158.</w:t>
      </w:r>
    </w:p>
    <w:p w14:paraId="0684CFEA" w14:textId="77777777" w:rsidR="00DA5D38" w:rsidRPr="00013BB9" w:rsidRDefault="009A23FC" w:rsidP="00F8601D">
      <w:pPr>
        <w:numPr>
          <w:ilvl w:val="0"/>
          <w:numId w:val="20"/>
        </w:numPr>
        <w:spacing w:after="0"/>
        <w:jc w:val="both"/>
        <w:rPr>
          <w:rFonts w:asciiTheme="majorHAnsi" w:hAnsiTheme="majorHAnsi" w:cstheme="majorHAnsi"/>
        </w:rPr>
      </w:pPr>
      <w:r w:rsidRPr="00013BB9">
        <w:rPr>
          <w:rFonts w:asciiTheme="majorHAnsi" w:hAnsiTheme="majorHAnsi" w:cstheme="majorHAnsi"/>
        </w:rPr>
        <w:t xml:space="preserve">Elsken, T., Metzen, J.H., &amp; Hutter, F. (2019). Neural architecture search: A survey. </w:t>
      </w:r>
      <w:r w:rsidRPr="00013BB9">
        <w:rPr>
          <w:rFonts w:asciiTheme="majorHAnsi" w:hAnsiTheme="majorHAnsi" w:cstheme="majorHAnsi"/>
          <w:i/>
          <w:iCs/>
        </w:rPr>
        <w:t>Journal of Machine Learning Research</w:t>
      </w:r>
      <w:r w:rsidRPr="00013BB9">
        <w:rPr>
          <w:rFonts w:asciiTheme="majorHAnsi" w:hAnsiTheme="majorHAnsi" w:cstheme="majorHAnsi"/>
        </w:rPr>
        <w:t>, 20(55), 1–21.</w:t>
      </w:r>
    </w:p>
    <w:p w14:paraId="30290AF7" w14:textId="77777777" w:rsidR="00DA5D38" w:rsidRPr="00013BB9" w:rsidRDefault="009A23FC" w:rsidP="00F8601D">
      <w:pPr>
        <w:numPr>
          <w:ilvl w:val="0"/>
          <w:numId w:val="20"/>
        </w:numPr>
        <w:spacing w:after="0"/>
        <w:jc w:val="both"/>
        <w:rPr>
          <w:rFonts w:asciiTheme="majorHAnsi" w:hAnsiTheme="majorHAnsi" w:cstheme="majorHAnsi"/>
        </w:rPr>
      </w:pPr>
      <w:r w:rsidRPr="00013BB9">
        <w:rPr>
          <w:rFonts w:asciiTheme="majorHAnsi" w:hAnsiTheme="majorHAnsi" w:cstheme="majorHAnsi"/>
        </w:rPr>
        <w:t xml:space="preserve">Gao, Z. (2006). Active disturbance rejection control: A paradigm shift in feedback control system design. </w:t>
      </w:r>
      <w:r w:rsidRPr="00013BB9">
        <w:rPr>
          <w:rFonts w:asciiTheme="majorHAnsi" w:hAnsiTheme="majorHAnsi" w:cstheme="majorHAnsi"/>
          <w:i/>
          <w:iCs/>
        </w:rPr>
        <w:t>Proceedings of the American Control Conference</w:t>
      </w:r>
      <w:r w:rsidRPr="00013BB9">
        <w:rPr>
          <w:rFonts w:asciiTheme="majorHAnsi" w:hAnsiTheme="majorHAnsi" w:cstheme="majorHAnsi"/>
        </w:rPr>
        <w:t>, 2399–2405.</w:t>
      </w:r>
    </w:p>
    <w:p w14:paraId="31968018" w14:textId="77777777" w:rsidR="00A77A6B" w:rsidRDefault="00A77A6B" w:rsidP="00A77A6B">
      <w:pPr>
        <w:numPr>
          <w:ilvl w:val="0"/>
          <w:numId w:val="20"/>
        </w:numPr>
        <w:spacing w:after="0"/>
        <w:jc w:val="both"/>
        <w:rPr>
          <w:rFonts w:asciiTheme="majorHAnsi" w:hAnsiTheme="majorHAnsi" w:cstheme="majorHAnsi"/>
        </w:rPr>
      </w:pPr>
      <w:r w:rsidRPr="00A77A6B">
        <w:rPr>
          <w:rFonts w:asciiTheme="majorHAnsi" w:hAnsiTheme="majorHAnsi" w:cstheme="majorHAnsi"/>
        </w:rPr>
        <w:t>Giovacchini, F., Vannetti, F., Fantozzi, M., Cempini, M., Cortese, M., Parri, A., Yan, T., Lefeber, D. and Vitiello, N., 2015. A light-weight active orthosis for hip movement assistance. Robotics and Autonomous Systems, 73, pp.123-134.</w:t>
      </w:r>
    </w:p>
    <w:p w14:paraId="75BCF4CD" w14:textId="77777777" w:rsidR="00DA5D38" w:rsidRPr="00013BB9" w:rsidRDefault="009A23FC" w:rsidP="00A77A6B">
      <w:pPr>
        <w:numPr>
          <w:ilvl w:val="0"/>
          <w:numId w:val="20"/>
        </w:numPr>
        <w:spacing w:after="0"/>
        <w:jc w:val="both"/>
        <w:rPr>
          <w:rFonts w:asciiTheme="majorHAnsi" w:hAnsiTheme="majorHAnsi" w:cstheme="majorHAnsi"/>
        </w:rPr>
      </w:pPr>
      <w:r w:rsidRPr="00013BB9">
        <w:rPr>
          <w:rFonts w:asciiTheme="majorHAnsi" w:hAnsiTheme="majorHAnsi" w:cstheme="majorHAnsi"/>
        </w:rPr>
        <w:t xml:space="preserve">Ioannou, P.A., &amp; Kokotovic, P.V. (1984). Instability analysis and improvement of robustness of adaptive control. </w:t>
      </w:r>
      <w:r w:rsidRPr="00013BB9">
        <w:rPr>
          <w:rFonts w:asciiTheme="majorHAnsi" w:hAnsiTheme="majorHAnsi" w:cstheme="majorHAnsi"/>
          <w:i/>
          <w:iCs/>
        </w:rPr>
        <w:t>Automatica</w:t>
      </w:r>
      <w:r w:rsidRPr="00013BB9">
        <w:rPr>
          <w:rFonts w:asciiTheme="majorHAnsi" w:hAnsiTheme="majorHAnsi" w:cstheme="majorHAnsi"/>
        </w:rPr>
        <w:t>, 20(5), 583–594.</w:t>
      </w:r>
    </w:p>
    <w:p w14:paraId="6D0865BD" w14:textId="77777777" w:rsidR="00DA5D38" w:rsidRPr="00013BB9" w:rsidRDefault="009A23FC" w:rsidP="00F8601D">
      <w:pPr>
        <w:numPr>
          <w:ilvl w:val="0"/>
          <w:numId w:val="20"/>
        </w:numPr>
        <w:spacing w:after="0"/>
        <w:jc w:val="both"/>
        <w:rPr>
          <w:rFonts w:asciiTheme="majorHAnsi" w:hAnsiTheme="majorHAnsi" w:cstheme="majorHAnsi"/>
        </w:rPr>
      </w:pPr>
      <w:r w:rsidRPr="00013BB9">
        <w:rPr>
          <w:rFonts w:asciiTheme="majorHAnsi" w:hAnsiTheme="majorHAnsi" w:cstheme="majorHAnsi"/>
        </w:rPr>
        <w:t xml:space="preserve">Kennedy, J., &amp; Eberhart, R. (1995). Particle swarm optimization. </w:t>
      </w:r>
      <w:r w:rsidRPr="00013BB9">
        <w:rPr>
          <w:rFonts w:asciiTheme="majorHAnsi" w:hAnsiTheme="majorHAnsi" w:cstheme="majorHAnsi"/>
          <w:i/>
          <w:iCs/>
        </w:rPr>
        <w:t>Proceedings of ICNN’95</w:t>
      </w:r>
      <w:r w:rsidRPr="00013BB9">
        <w:rPr>
          <w:rFonts w:asciiTheme="majorHAnsi" w:hAnsiTheme="majorHAnsi" w:cstheme="majorHAnsi"/>
        </w:rPr>
        <w:t>, 4, 1942–1948.</w:t>
      </w:r>
    </w:p>
    <w:p w14:paraId="7633FADE" w14:textId="77777777" w:rsidR="00A77A6B" w:rsidRDefault="00A77A6B" w:rsidP="00A77A6B">
      <w:pPr>
        <w:numPr>
          <w:ilvl w:val="0"/>
          <w:numId w:val="20"/>
        </w:numPr>
        <w:spacing w:after="0"/>
        <w:jc w:val="both"/>
        <w:rPr>
          <w:rFonts w:asciiTheme="majorHAnsi" w:hAnsiTheme="majorHAnsi" w:cstheme="majorHAnsi"/>
        </w:rPr>
      </w:pPr>
      <w:r w:rsidRPr="00A77A6B">
        <w:rPr>
          <w:rFonts w:asciiTheme="majorHAnsi" w:hAnsiTheme="majorHAnsi" w:cstheme="majorHAnsi"/>
        </w:rPr>
        <w:t>Yun, Y., Kim, H.C., Shin, S.Y., Lee, J., Deshpande, A.D. and Kim, C., 2014. Statistical method for prediction of gait kinematics with Gaussian process regression. Journal of biomechanics, 47(1), pp.186-192.</w:t>
      </w:r>
    </w:p>
    <w:p w14:paraId="432C168D" w14:textId="77777777" w:rsidR="00DA5D38" w:rsidRPr="00013BB9" w:rsidRDefault="009A23FC" w:rsidP="00A77A6B">
      <w:pPr>
        <w:numPr>
          <w:ilvl w:val="0"/>
          <w:numId w:val="20"/>
        </w:numPr>
        <w:spacing w:after="0"/>
        <w:jc w:val="both"/>
        <w:rPr>
          <w:rFonts w:asciiTheme="majorHAnsi" w:hAnsiTheme="majorHAnsi" w:cstheme="majorHAnsi"/>
        </w:rPr>
      </w:pPr>
      <w:r w:rsidRPr="00013BB9">
        <w:rPr>
          <w:rFonts w:asciiTheme="majorHAnsi" w:hAnsiTheme="majorHAnsi" w:cstheme="majorHAnsi"/>
        </w:rPr>
        <w:t xml:space="preserve">Lorenzo, P.R., Nalepa, J., Kawulok, M., Ramos, L.S., &amp; Pastor, J.R. (2017). Particle swarm optimization for hyper-parameter selection in deep neural networks. </w:t>
      </w:r>
      <w:r w:rsidRPr="00013BB9">
        <w:rPr>
          <w:rFonts w:asciiTheme="majorHAnsi" w:hAnsiTheme="majorHAnsi" w:cstheme="majorHAnsi"/>
          <w:i/>
          <w:iCs/>
        </w:rPr>
        <w:t>Proceedings of GECCO</w:t>
      </w:r>
      <w:r w:rsidRPr="00013BB9">
        <w:rPr>
          <w:rFonts w:asciiTheme="majorHAnsi" w:hAnsiTheme="majorHAnsi" w:cstheme="majorHAnsi"/>
        </w:rPr>
        <w:t>, 481–488.</w:t>
      </w:r>
    </w:p>
    <w:p w14:paraId="0D69FB76" w14:textId="77777777" w:rsidR="00DA5D38" w:rsidRPr="00013BB9" w:rsidRDefault="009A23FC" w:rsidP="00F8601D">
      <w:pPr>
        <w:numPr>
          <w:ilvl w:val="0"/>
          <w:numId w:val="20"/>
        </w:numPr>
        <w:spacing w:after="0"/>
        <w:jc w:val="both"/>
        <w:rPr>
          <w:rFonts w:asciiTheme="majorHAnsi" w:hAnsiTheme="majorHAnsi" w:cstheme="majorHAnsi"/>
        </w:rPr>
      </w:pPr>
      <w:r w:rsidRPr="00013BB9">
        <w:rPr>
          <w:rFonts w:asciiTheme="majorHAnsi" w:hAnsiTheme="majorHAnsi" w:cstheme="majorHAnsi"/>
        </w:rPr>
        <w:t xml:space="preserve">Luinge, H.J., &amp; Veltink, P.H. (2005). Measuring orientation of human body segments using miniature gyroscopes and accelerometers. </w:t>
      </w:r>
      <w:r w:rsidRPr="00013BB9">
        <w:rPr>
          <w:rFonts w:asciiTheme="majorHAnsi" w:hAnsiTheme="majorHAnsi" w:cstheme="majorHAnsi"/>
          <w:i/>
          <w:iCs/>
        </w:rPr>
        <w:t>Medical &amp; Biological Engineering &amp; Computing</w:t>
      </w:r>
      <w:r w:rsidRPr="00013BB9">
        <w:rPr>
          <w:rFonts w:asciiTheme="majorHAnsi" w:hAnsiTheme="majorHAnsi" w:cstheme="majorHAnsi"/>
        </w:rPr>
        <w:t>, 43(2), 273–282.</w:t>
      </w:r>
    </w:p>
    <w:p w14:paraId="35E0A859" w14:textId="77777777" w:rsidR="00DA5D38" w:rsidRPr="00013BB9" w:rsidRDefault="009A23FC" w:rsidP="00F8601D">
      <w:pPr>
        <w:numPr>
          <w:ilvl w:val="0"/>
          <w:numId w:val="20"/>
        </w:numPr>
        <w:spacing w:after="0"/>
        <w:jc w:val="both"/>
        <w:rPr>
          <w:rFonts w:asciiTheme="majorHAnsi" w:hAnsiTheme="majorHAnsi" w:cstheme="majorHAnsi"/>
        </w:rPr>
      </w:pPr>
      <w:r w:rsidRPr="00013BB9">
        <w:rPr>
          <w:rFonts w:asciiTheme="majorHAnsi" w:hAnsiTheme="majorHAnsi" w:cstheme="majorHAnsi"/>
        </w:rPr>
        <w:t xml:space="preserve">Mannini, A., &amp; Sabatini, A.M. (2010). Machine learning methods for classifying human physical activity from on-body accelerometers. </w:t>
      </w:r>
      <w:r w:rsidRPr="00013BB9">
        <w:rPr>
          <w:rFonts w:asciiTheme="majorHAnsi" w:hAnsiTheme="majorHAnsi" w:cstheme="majorHAnsi"/>
          <w:i/>
          <w:iCs/>
        </w:rPr>
        <w:t>Sensors</w:t>
      </w:r>
      <w:r w:rsidRPr="00013BB9">
        <w:rPr>
          <w:rFonts w:asciiTheme="majorHAnsi" w:hAnsiTheme="majorHAnsi" w:cstheme="majorHAnsi"/>
        </w:rPr>
        <w:t>, 10(2), 1154–1175.</w:t>
      </w:r>
    </w:p>
    <w:p w14:paraId="06A726F1" w14:textId="77777777" w:rsidR="00A77A6B" w:rsidRDefault="00A77A6B" w:rsidP="00A77A6B">
      <w:pPr>
        <w:numPr>
          <w:ilvl w:val="0"/>
          <w:numId w:val="20"/>
        </w:numPr>
        <w:spacing w:after="0"/>
        <w:jc w:val="both"/>
        <w:rPr>
          <w:rFonts w:asciiTheme="majorHAnsi" w:hAnsiTheme="majorHAnsi" w:cstheme="majorHAnsi"/>
        </w:rPr>
      </w:pPr>
      <w:r w:rsidRPr="00A77A6B">
        <w:rPr>
          <w:rFonts w:asciiTheme="majorHAnsi" w:hAnsiTheme="majorHAnsi" w:cstheme="majorHAnsi"/>
        </w:rPr>
        <w:t>Jamsrandorj, A., Jung, D., Kumar, K.S., Arshad, M.Z., Lim, H., Kim, J. and Mun, K.R., 2023. View-independent gait events detection using CNN-transformer hybrid network. Journal of Biomedical Informatics, 147, p.104524.</w:t>
      </w:r>
    </w:p>
    <w:p w14:paraId="558D9F66" w14:textId="77777777" w:rsidR="00DA5D38" w:rsidRPr="00013BB9" w:rsidRDefault="009A23FC" w:rsidP="00A77A6B">
      <w:pPr>
        <w:numPr>
          <w:ilvl w:val="0"/>
          <w:numId w:val="20"/>
        </w:numPr>
        <w:spacing w:after="0"/>
        <w:jc w:val="both"/>
        <w:rPr>
          <w:rFonts w:asciiTheme="majorHAnsi" w:hAnsiTheme="majorHAnsi" w:cstheme="majorHAnsi"/>
        </w:rPr>
      </w:pPr>
      <w:r w:rsidRPr="005536A8">
        <w:rPr>
          <w:rFonts w:asciiTheme="majorHAnsi" w:hAnsiTheme="majorHAnsi" w:cstheme="majorHAnsi"/>
          <w:lang w:val="fr-FR"/>
        </w:rPr>
        <w:t xml:space="preserve">Peng, X.B., Berseth, G., Yin, K., &amp; Van De Panne, M. (2018). </w:t>
      </w:r>
      <w:r w:rsidRPr="00013BB9">
        <w:rPr>
          <w:rFonts w:asciiTheme="majorHAnsi" w:hAnsiTheme="majorHAnsi" w:cstheme="majorHAnsi"/>
        </w:rPr>
        <w:t xml:space="preserve">DeepLoco: Dynamic locomotion skills using hierarchical deep reinforcement learning. </w:t>
      </w:r>
      <w:r w:rsidRPr="00013BB9">
        <w:rPr>
          <w:rFonts w:asciiTheme="majorHAnsi" w:hAnsiTheme="majorHAnsi" w:cstheme="majorHAnsi"/>
          <w:i/>
          <w:iCs/>
        </w:rPr>
        <w:t>ACM Transactions on Graphics</w:t>
      </w:r>
      <w:r w:rsidRPr="00013BB9">
        <w:rPr>
          <w:rFonts w:asciiTheme="majorHAnsi" w:hAnsiTheme="majorHAnsi" w:cstheme="majorHAnsi"/>
        </w:rPr>
        <w:t>, 36(4), 1–13.</w:t>
      </w:r>
    </w:p>
    <w:p w14:paraId="35290092" w14:textId="77777777" w:rsidR="00DA5D38" w:rsidRPr="00013BB9" w:rsidRDefault="009A23FC" w:rsidP="00F8601D">
      <w:pPr>
        <w:numPr>
          <w:ilvl w:val="0"/>
          <w:numId w:val="20"/>
        </w:numPr>
        <w:spacing w:after="0"/>
        <w:jc w:val="both"/>
        <w:rPr>
          <w:rFonts w:asciiTheme="majorHAnsi" w:hAnsiTheme="majorHAnsi" w:cstheme="majorHAnsi"/>
        </w:rPr>
      </w:pPr>
      <w:r w:rsidRPr="005536A8">
        <w:rPr>
          <w:rFonts w:asciiTheme="majorHAnsi" w:hAnsiTheme="majorHAnsi" w:cstheme="majorHAnsi"/>
          <w:lang w:val="fr-FR"/>
        </w:rPr>
        <w:lastRenderedPageBreak/>
        <w:t xml:space="preserve">Phinyomark, A., Petri, G., Ibáñez-Marcelo, E., Osis, S.T., &amp; Ferber, R. (2018). </w:t>
      </w:r>
      <w:r w:rsidRPr="00013BB9">
        <w:rPr>
          <w:rFonts w:asciiTheme="majorHAnsi" w:hAnsiTheme="majorHAnsi" w:cstheme="majorHAnsi"/>
        </w:rPr>
        <w:t xml:space="preserve">Analysis of big data in gait biomechanics: Current trends and future directions. </w:t>
      </w:r>
      <w:r w:rsidRPr="00013BB9">
        <w:rPr>
          <w:rFonts w:asciiTheme="majorHAnsi" w:hAnsiTheme="majorHAnsi" w:cstheme="majorHAnsi"/>
          <w:i/>
          <w:iCs/>
        </w:rPr>
        <w:t>Journal of Medical and Biological Engineering</w:t>
      </w:r>
      <w:r w:rsidRPr="00013BB9">
        <w:rPr>
          <w:rFonts w:asciiTheme="majorHAnsi" w:hAnsiTheme="majorHAnsi" w:cstheme="majorHAnsi"/>
        </w:rPr>
        <w:t>, 38(2), 244–260.</w:t>
      </w:r>
    </w:p>
    <w:p w14:paraId="0107A5D4" w14:textId="77777777" w:rsidR="00DA5D38" w:rsidRPr="00013BB9" w:rsidRDefault="009A23FC" w:rsidP="00F8601D">
      <w:pPr>
        <w:numPr>
          <w:ilvl w:val="0"/>
          <w:numId w:val="20"/>
        </w:numPr>
        <w:spacing w:after="0"/>
        <w:jc w:val="both"/>
        <w:rPr>
          <w:rFonts w:asciiTheme="majorHAnsi" w:hAnsiTheme="majorHAnsi" w:cstheme="majorHAnsi"/>
        </w:rPr>
      </w:pPr>
      <w:r w:rsidRPr="00013BB9">
        <w:rPr>
          <w:rFonts w:asciiTheme="majorHAnsi" w:hAnsiTheme="majorHAnsi" w:cstheme="majorHAnsi"/>
        </w:rPr>
        <w:t xml:space="preserve">Rueterbories, J., Spaich, E.G., Larsen, B., &amp; Andersen, O.K. (2010). Methods for gait event detection and analysis in ambulatory systems. </w:t>
      </w:r>
      <w:r w:rsidRPr="00013BB9">
        <w:rPr>
          <w:rFonts w:asciiTheme="majorHAnsi" w:hAnsiTheme="majorHAnsi" w:cstheme="majorHAnsi"/>
          <w:i/>
          <w:iCs/>
        </w:rPr>
        <w:t>Medical Engineering &amp; Physics</w:t>
      </w:r>
      <w:r w:rsidRPr="00013BB9">
        <w:rPr>
          <w:rFonts w:asciiTheme="majorHAnsi" w:hAnsiTheme="majorHAnsi" w:cstheme="majorHAnsi"/>
        </w:rPr>
        <w:t>, 32(6), 545–552.</w:t>
      </w:r>
    </w:p>
    <w:p w14:paraId="1D715FC1" w14:textId="77777777" w:rsidR="00A77A6B" w:rsidRDefault="00A77A6B" w:rsidP="00A77A6B">
      <w:pPr>
        <w:numPr>
          <w:ilvl w:val="0"/>
          <w:numId w:val="20"/>
        </w:numPr>
        <w:spacing w:after="0"/>
        <w:jc w:val="both"/>
        <w:rPr>
          <w:rFonts w:asciiTheme="majorHAnsi" w:hAnsiTheme="majorHAnsi" w:cstheme="majorHAnsi"/>
        </w:rPr>
      </w:pPr>
      <w:r w:rsidRPr="00A77A6B">
        <w:rPr>
          <w:rFonts w:asciiTheme="majorHAnsi" w:hAnsiTheme="majorHAnsi" w:cstheme="majorHAnsi"/>
        </w:rPr>
        <w:t>Christodoulou, V.N., Varvarousis, D.N., Ntritsos, G., Dimopoulos, D., Giannakeas, N., Vasileiadis, G.I., Korompilias, A. and Ploumis, A., 2025. Robotic assisted and exoskeleton gait training effect in mental health and fatigue of multiple sclerosis patients. A systematic review and a meta-analysis. Disability and rehabilitation, 47(2), pp.302-313.</w:t>
      </w:r>
    </w:p>
    <w:p w14:paraId="21732943" w14:textId="77777777" w:rsidR="00DA5D38" w:rsidRPr="00013BB9" w:rsidRDefault="009A23FC" w:rsidP="00A77A6B">
      <w:pPr>
        <w:numPr>
          <w:ilvl w:val="0"/>
          <w:numId w:val="20"/>
        </w:numPr>
        <w:spacing w:after="0"/>
        <w:jc w:val="both"/>
        <w:rPr>
          <w:rFonts w:asciiTheme="majorHAnsi" w:hAnsiTheme="majorHAnsi" w:cstheme="majorHAnsi"/>
        </w:rPr>
      </w:pPr>
      <w:r w:rsidRPr="00013BB9">
        <w:rPr>
          <w:rFonts w:asciiTheme="majorHAnsi" w:hAnsiTheme="majorHAnsi" w:cstheme="majorHAnsi"/>
        </w:rPr>
        <w:t xml:space="preserve">Stanley, K.O., &amp; Miikkulainen, R. (2002). Evolving neural networks through augmenting topologies. </w:t>
      </w:r>
      <w:r w:rsidRPr="00013BB9">
        <w:rPr>
          <w:rFonts w:asciiTheme="majorHAnsi" w:hAnsiTheme="majorHAnsi" w:cstheme="majorHAnsi"/>
          <w:i/>
          <w:iCs/>
        </w:rPr>
        <w:t>Evolutionary Computation</w:t>
      </w:r>
      <w:r w:rsidRPr="00013BB9">
        <w:rPr>
          <w:rFonts w:asciiTheme="majorHAnsi" w:hAnsiTheme="majorHAnsi" w:cstheme="majorHAnsi"/>
        </w:rPr>
        <w:t>, 10(2), 99–127.</w:t>
      </w:r>
    </w:p>
    <w:p w14:paraId="5A02AC84" w14:textId="77777777" w:rsidR="00DA5D38" w:rsidRPr="00013BB9" w:rsidRDefault="00DA5D38">
      <w:pPr>
        <w:rPr>
          <w:rFonts w:asciiTheme="majorHAnsi" w:hAnsiTheme="majorHAnsi" w:cstheme="majorHAnsi"/>
        </w:rPr>
      </w:pPr>
    </w:p>
    <w:bookmarkEnd w:id="0"/>
    <w:bookmarkEnd w:id="183"/>
    <w:p w14:paraId="33A13CDA" w14:textId="77777777" w:rsidR="00DA5D38" w:rsidRPr="00013BB9" w:rsidRDefault="00DA5D38">
      <w:pPr>
        <w:pStyle w:val="BodyText"/>
        <w:rPr>
          <w:rFonts w:asciiTheme="majorHAnsi" w:hAnsiTheme="majorHAnsi" w:cstheme="majorHAnsi"/>
        </w:rPr>
      </w:pPr>
    </w:p>
    <w:sectPr w:rsidR="00DA5D38" w:rsidRPr="00013BB9" w:rsidSect="001919E1">
      <w:footerReference w:type="default" r:id="rId12"/>
      <w:pgSz w:w="12240" w:h="15840"/>
      <w:pgMar w:top="426"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9" w:author="Wanxin Chen" w:date="2026-04-16T14:30:00Z" w:initials="WC">
    <w:p w14:paraId="57E0DA05" w14:textId="1960B093" w:rsidR="00AD3D5C" w:rsidRDefault="00AD3D5C">
      <w:pPr>
        <w:pStyle w:val="CommentText"/>
      </w:pPr>
      <w:r>
        <w:rPr>
          <w:rStyle w:val="CommentReference"/>
        </w:rPr>
        <w:annotationRef/>
      </w:r>
      <w:r w:rsidRPr="00287E74">
        <w:t xml:space="preserve">The overall three-level architecture is </w:t>
      </w:r>
      <w:r>
        <w:rPr>
          <w:rFonts w:hint="eastAsia"/>
          <w:lang w:eastAsia="zh-CN"/>
        </w:rPr>
        <w:t>so</w:t>
      </w:r>
      <w:r>
        <w:t xml:space="preserve">und </w:t>
      </w:r>
      <w:r w:rsidRPr="00287E74">
        <w:t xml:space="preserve">and conceptually well organized. However, it may be helpful to clarify more explicitly how the vertical integration is implemented in practice, in particular which components are intended for offline design/optimization and which ones operate online in real time, as well as what information is actually exchanged through the shared context representation between adjacent levels. </w:t>
      </w:r>
      <w:r>
        <w:t xml:space="preserve">If more figures about the design structure can be added, it </w:t>
      </w:r>
      <w:r>
        <w:rPr>
          <w:rFonts w:hint="eastAsia"/>
          <w:lang w:eastAsia="zh-CN"/>
        </w:rPr>
        <w:t>wil</w:t>
      </w:r>
      <w:r>
        <w:t xml:space="preserve">l </w:t>
      </w:r>
      <w:r w:rsidRPr="00287E74">
        <w:t>make the framework appear more concrete and technically consistent.</w:t>
      </w:r>
      <w:r>
        <w:t xml:space="preserve"> </w:t>
      </w:r>
    </w:p>
  </w:comment>
  <w:comment w:id="40" w:author="Wanxin Chen" w:date="2026-04-16T14:33:00Z" w:initials="WC">
    <w:p w14:paraId="5923E95E" w14:textId="0E4C825B" w:rsidR="00AD3D5C" w:rsidRDefault="00AD3D5C">
      <w:pPr>
        <w:pStyle w:val="CommentText"/>
        <w:rPr>
          <w:lang w:eastAsia="zh-CN"/>
        </w:rPr>
      </w:pPr>
      <w:r>
        <w:rPr>
          <w:rStyle w:val="CommentReference"/>
        </w:rPr>
        <w:annotationRef/>
      </w:r>
      <w:r>
        <w:t>Although the current contents highlighted the conceptions around “shared” or “unified”, to my understanding, the proposed methods are more likely a cascaded structure</w:t>
      </w:r>
      <w:r>
        <w:rPr>
          <w:lang w:eastAsia="zh-CN"/>
        </w:rPr>
        <w:t xml:space="preserve"> … </w:t>
      </w:r>
    </w:p>
  </w:comment>
  <w:comment w:id="49" w:author="Wanxin Chen" w:date="2026-04-16T14:38:00Z" w:initials="WC">
    <w:p w14:paraId="57CE3074" w14:textId="5AF4FA66" w:rsidR="00AD3D5C" w:rsidRDefault="00AD3D5C">
      <w:pPr>
        <w:pStyle w:val="CommentText"/>
      </w:pPr>
      <w:r>
        <w:rPr>
          <w:rStyle w:val="CommentReference"/>
        </w:rPr>
        <w:annotationRef/>
      </w:r>
      <w:r>
        <w:t xml:space="preserve">In this section, </w:t>
      </w:r>
      <w:r w:rsidRPr="0020321A">
        <w:t>the link between the different components of the high-level layer could be explained more explicitly. At present, the individual blocks are understandable, but their respective roles and practical interaction are not yet fully transparent.</w:t>
      </w:r>
    </w:p>
  </w:comment>
  <w:comment w:id="53" w:author="Wanxin Chen" w:date="2026-04-16T14:41:00Z" w:initials="WC">
    <w:p w14:paraId="58C881BD" w14:textId="77777777" w:rsidR="00AD3D5C" w:rsidRDefault="00AD3D5C">
      <w:pPr>
        <w:pStyle w:val="CommentText"/>
      </w:pPr>
      <w:r>
        <w:rPr>
          <w:rStyle w:val="CommentReference"/>
        </w:rPr>
        <w:annotationRef/>
      </w:r>
      <w:r>
        <w:t>1. If this research focuses on the movement on sagittal plane, only one IMU mounted on trunk is enough, since the left/right pelvis tilts are identical. Two IMUs for trunk are needed only if we want to collect some info about other planes movement.</w:t>
      </w:r>
    </w:p>
    <w:p w14:paraId="718E07D0" w14:textId="4EBCD9FE" w:rsidR="00AD3D5C" w:rsidRDefault="00AD3D5C">
      <w:pPr>
        <w:pStyle w:val="CommentText"/>
      </w:pPr>
      <w:r>
        <w:t>2. maybe a pair of IMUs mounted on foot will be more reliable, especially for model training…</w:t>
      </w:r>
    </w:p>
  </w:comment>
  <w:comment w:id="51" w:author="Wanxin Chen" w:date="2026-04-16T14:39:00Z" w:initials="WC">
    <w:p w14:paraId="263ECE42" w14:textId="002A4B0E" w:rsidR="00AD3D5C" w:rsidRDefault="00AD3D5C">
      <w:pPr>
        <w:pStyle w:val="CommentText"/>
      </w:pPr>
      <w:r>
        <w:rPr>
          <w:rStyle w:val="CommentReference"/>
        </w:rPr>
        <w:annotationRef/>
      </w:r>
      <w:r>
        <w:t xml:space="preserve">The sensing setup would benefit from a clearer description, e.g., add one figure to show the configuration on human segments. </w:t>
      </w:r>
    </w:p>
  </w:comment>
  <w:comment w:id="59" w:author="Wanxin Chen" w:date="2026-04-16T14:44:00Z" w:initials="WC">
    <w:p w14:paraId="45401579" w14:textId="1E7B889A" w:rsidR="00AD3D5C" w:rsidRDefault="00AD3D5C">
      <w:pPr>
        <w:pStyle w:val="CommentText"/>
      </w:pPr>
      <w:r>
        <w:rPr>
          <w:rStyle w:val="CommentReference"/>
        </w:rPr>
        <w:annotationRef/>
      </w:r>
      <w:r>
        <w:t>The mathematical description of the Fuzzy-CNN-GRU model is clear, but it may be useful to explain more explicitly the design rationale of this hybrid architecture, i.e., what specific role is played by the fuzzy feature extraction layer relative to the CNN and GRU blocks, and why this combination is preferable for the targeted perception task. In addition, the subsection title mentions both perception and intention recognition, whereas the current formulation is mainly centered on gait phase classification</w:t>
      </w:r>
      <w:r>
        <w:rPr>
          <w:lang w:eastAsia="zh-CN"/>
        </w:rPr>
        <w:t xml:space="preserve">… </w:t>
      </w:r>
    </w:p>
  </w:comment>
  <w:comment w:id="63" w:author="Wanxin Chen" w:date="2026-04-16T14:45:00Z" w:initials="WC">
    <w:p w14:paraId="174A39D7" w14:textId="40086D67" w:rsidR="00AD3D5C" w:rsidRDefault="00AD3D5C">
      <w:pPr>
        <w:pStyle w:val="CommentText"/>
      </w:pPr>
      <w:r>
        <w:rPr>
          <w:rStyle w:val="CommentReference"/>
        </w:rPr>
        <w:annotationRef/>
      </w:r>
      <w:r w:rsidRPr="003B2C6E">
        <w:t>In the later content, I found that this project also aims to detect transitions or different types of locomotion. Here, the outputs appear to be limited to the standard walking level.</w:t>
      </w:r>
      <w:r>
        <w:t xml:space="preserve"> </w:t>
      </w:r>
      <w:r>
        <w:rPr>
          <w:rFonts w:hint="eastAsia"/>
          <w:lang w:eastAsia="zh-CN"/>
        </w:rPr>
        <w:t>M</w:t>
      </w:r>
      <w:r>
        <w:t>aybe extend the output label will be more consistent with the initial purposes.</w:t>
      </w:r>
    </w:p>
  </w:comment>
  <w:comment w:id="68" w:author="Wanxin Chen" w:date="2026-04-16T14:48:00Z" w:initials="WC">
    <w:p w14:paraId="09DCD556" w14:textId="08951F48" w:rsidR="00AD3D5C" w:rsidRDefault="00AD3D5C">
      <w:pPr>
        <w:pStyle w:val="CommentText"/>
      </w:pPr>
      <w:r>
        <w:rPr>
          <w:rStyle w:val="CommentReference"/>
        </w:rPr>
        <w:annotationRef/>
      </w:r>
      <w:r>
        <w:t xml:space="preserve"> Sections 9.A.2 and 9.A.3 read somewhat as if both the architecture definition and the architecture search are part of the same operational layer, which may blur the practical implementation pathway. Just an suggestion, we can add a short clarification that Evo-NAS and PSO are offline model design/tuning tools, while only the selected model is deployed online</w:t>
      </w:r>
      <w:r>
        <w:rPr>
          <w:rFonts w:hint="eastAsia"/>
          <w:lang w:eastAsia="zh-CN"/>
        </w:rPr>
        <w:t>.</w:t>
      </w:r>
    </w:p>
  </w:comment>
  <w:comment w:id="70" w:author="Wanxin Chen" w:date="2026-04-16T14:50:00Z" w:initials="WC">
    <w:p w14:paraId="5BDDC1E8" w14:textId="239793CF" w:rsidR="00AD3D5C" w:rsidRDefault="00AD3D5C">
      <w:pPr>
        <w:pStyle w:val="CommentText"/>
      </w:pPr>
      <w:r>
        <w:rPr>
          <w:rStyle w:val="CommentReference"/>
        </w:rPr>
        <w:annotationRef/>
      </w:r>
      <w:r>
        <w:t>It would be helpful to clarify what concrete output of the GMM/Bayesian updating stage is passed to the downstream trajectory generator and controller (e.g., variability mode, transition prior, confidence indicator, or adaptation parameter), so that the functional link between this probabilistic model and the subsequent layers becomes more clear.</w:t>
      </w:r>
    </w:p>
  </w:comment>
  <w:comment w:id="73" w:author="Wanxin Chen" w:date="2026-04-16T16:54:00Z" w:initials="WC">
    <w:p w14:paraId="423765FD" w14:textId="0E987A5F" w:rsidR="00AD3D5C" w:rsidRDefault="00AD3D5C">
      <w:pPr>
        <w:pStyle w:val="CommentText"/>
      </w:pPr>
      <w:r>
        <w:rPr>
          <w:rStyle w:val="CommentReference"/>
        </w:rPr>
        <w:annotationRef/>
      </w:r>
      <w:r>
        <w:t>It may be useful to clarify whether the detected sub-phases are used for interpretation/monitoring or whether they explicitly condition the trajectory generation module downstream.</w:t>
      </w:r>
    </w:p>
  </w:comment>
  <w:comment w:id="78" w:author="Wanxin Chen" w:date="2026-04-16T16:57:00Z" w:initials="WC">
    <w:p w14:paraId="7F882C78" w14:textId="1805B790" w:rsidR="00AD3D5C" w:rsidRDefault="00AD3D5C">
      <w:pPr>
        <w:pStyle w:val="CommentText"/>
      </w:pPr>
      <w:r>
        <w:rPr>
          <w:rStyle w:val="CommentReference"/>
        </w:rPr>
        <w:annotationRef/>
      </w:r>
      <w:r>
        <w:t>The system model is clear, but it may help to state the modeling assumptions more explicitly when passing from the full n-DOF dynamics to the scalar ADRC form. In particular, clarifying whether inter-joint coupling and uncertainty in the human torque term are fully absorbed into the generalized disturbance would make the reduced formulation easier to justify.</w:t>
      </w:r>
    </w:p>
  </w:comment>
  <w:comment w:id="80" w:author="Wanxin Chen" w:date="2026-04-16T16:58:00Z" w:initials="WC">
    <w:p w14:paraId="265E67E3" w14:textId="128CAE5B" w:rsidR="00AD3D5C" w:rsidRDefault="00AD3D5C">
      <w:pPr>
        <w:pStyle w:val="CommentText"/>
      </w:pPr>
      <w:r>
        <w:rPr>
          <w:rStyle w:val="CommentReference"/>
        </w:rPr>
        <w:annotationRef/>
      </w:r>
      <w:r>
        <w:t>This ESO formulation is the standard one. It may be useful to clarify whether the stated observer error bound is established for a fixed observer bandwidth, or whether it is intended to remain valid under the adaptive bandwidth update introduced in the next subsection.</w:t>
      </w:r>
    </w:p>
  </w:comment>
  <w:comment w:id="81" w:author="Wanxin Chen" w:date="2026-04-16T17:06:00Z" w:initials="WC">
    <w:p w14:paraId="11EB18D6" w14:textId="13E7A1E6" w:rsidR="00AD3D5C" w:rsidRDefault="00AD3D5C">
      <w:pPr>
        <w:pStyle w:val="CommentText"/>
      </w:pPr>
      <w:r>
        <w:rPr>
          <w:rStyle w:val="CommentReference"/>
        </w:rPr>
        <w:annotationRef/>
      </w:r>
      <w:r w:rsidRPr="009E2285">
        <w:t>It may be useful to clarify the role of the human torque term in the ADRC formulation. As currently written, tau_h appears explicitly in the dynamics but is also absorbed into the generalized disturbance f. Its okay, but if no direct measurement is available, it would be more consistent to state clearly that the human torque is treated as part of the lumped disturbance estimated by the ESO</w:t>
      </w:r>
    </w:p>
  </w:comment>
  <w:comment w:id="84" w:author="Wanxin Chen" w:date="2026-04-16T16:59:00Z" w:initials="WC">
    <w:p w14:paraId="3A099E5E" w14:textId="0EB4833A" w:rsidR="00AD3D5C" w:rsidRDefault="00AD3D5C">
      <w:pPr>
        <w:pStyle w:val="CommentText"/>
      </w:pPr>
      <w:r>
        <w:rPr>
          <w:rStyle w:val="CommentReference"/>
        </w:rPr>
        <w:annotationRef/>
      </w:r>
      <w:r>
        <w:t xml:space="preserve">This theorem is important, but it would be helpful to state explicitly whether the stability result applies to the σ-AADRC + ESO structure alone, or to the full low-level controller including the online DE-based parameter tuning introduced in Section 9.C.5. </w:t>
      </w:r>
    </w:p>
  </w:comment>
  <w:comment w:id="86" w:author="Wanxin Chen" w:date="2026-04-16T16:59:00Z" w:initials="WC">
    <w:p w14:paraId="3E1B0D28" w14:textId="6C2AB193" w:rsidR="00AD3D5C" w:rsidRDefault="00AD3D5C">
      <w:pPr>
        <w:pStyle w:val="CommentText"/>
      </w:pPr>
      <w:r>
        <w:rPr>
          <w:rStyle w:val="CommentReference"/>
        </w:rPr>
        <w:annotationRef/>
      </w:r>
      <w:r>
        <w:t xml:space="preserve">I am not sure its practical execution on embedded hardware, especially for an </w:t>
      </w:r>
      <w:r w:rsidRPr="001E5E9A">
        <w:t>STM32</w:t>
      </w:r>
      <w:r>
        <w:t xml:space="preserve"> device.</w:t>
      </w:r>
    </w:p>
  </w:comment>
  <w:comment w:id="87" w:author="Wanxin Chen" w:date="2026-04-16T17:01:00Z" w:initials="WC">
    <w:p w14:paraId="3CEB580D" w14:textId="1A6795D8" w:rsidR="00AD3D5C" w:rsidRDefault="00AD3D5C">
      <w:pPr>
        <w:pStyle w:val="CommentText"/>
      </w:pPr>
      <w:r>
        <w:rPr>
          <w:rStyle w:val="CommentReference"/>
        </w:rPr>
        <w:annotationRef/>
      </w:r>
      <w:r w:rsidRPr="001E5E9A">
        <w:t>the interpretation of the torque penalty as a metabolic cost proxy may deserve slightly more cautious wording, since it is only an indirect control-oriented surrogate rather than a direct physiological measurement.</w:t>
      </w:r>
      <w:r>
        <w:t xml:space="preserve"> In general, the metabolic cost is usually assessed through indirect calorimetry (e.g., respiratory gas analysis).</w:t>
      </w:r>
    </w:p>
  </w:comment>
  <w:comment w:id="106" w:author="Admin" w:date="2026-04-14T17:01:00Z" w:initials="Ad">
    <w:p w14:paraId="067D84BE" w14:textId="77777777" w:rsidR="00AD3D5C" w:rsidRDefault="00AD3D5C">
      <w:pPr>
        <w:pStyle w:val="CommentText"/>
      </w:pPr>
      <w:r>
        <w:rPr>
          <w:rStyle w:val="CommentReference"/>
        </w:rPr>
        <w:annotationRef/>
      </w:r>
      <w:r>
        <w:t>I have less clarity on this needed help from your side.</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7E0DA05" w15:done="0"/>
  <w15:commentEx w15:paraId="5923E95E" w15:done="0"/>
  <w15:commentEx w15:paraId="57CE3074" w15:done="0"/>
  <w15:commentEx w15:paraId="718E07D0" w15:done="0"/>
  <w15:commentEx w15:paraId="263ECE42" w15:done="0"/>
  <w15:commentEx w15:paraId="45401579" w15:done="0"/>
  <w15:commentEx w15:paraId="174A39D7" w15:done="0"/>
  <w15:commentEx w15:paraId="09DCD556" w15:done="0"/>
  <w15:commentEx w15:paraId="5BDDC1E8" w15:done="0"/>
  <w15:commentEx w15:paraId="423765FD" w15:done="0"/>
  <w15:commentEx w15:paraId="7F882C78" w15:done="0"/>
  <w15:commentEx w15:paraId="265E67E3" w15:done="0"/>
  <w15:commentEx w15:paraId="11EB18D6" w15:done="0"/>
  <w15:commentEx w15:paraId="3A099E5E" w15:done="0"/>
  <w15:commentEx w15:paraId="3E1B0D28" w15:done="0"/>
  <w15:commentEx w15:paraId="3CEB580D" w15:done="0"/>
  <w15:commentEx w15:paraId="067D84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B7118" w16cex:dateUtc="2026-04-16T12:30:00Z"/>
  <w16cex:commentExtensible w16cex:durableId="2D8B71BF" w16cex:dateUtc="2026-04-16T12:33:00Z"/>
  <w16cex:commentExtensible w16cex:durableId="2D8B72F4" w16cex:dateUtc="2026-04-16T12:38:00Z"/>
  <w16cex:commentExtensible w16cex:durableId="2D8B7383" w16cex:dateUtc="2026-04-16T12:41:00Z"/>
  <w16cex:commentExtensible w16cex:durableId="2D8B7338" w16cex:dateUtc="2026-04-16T12:39:00Z"/>
  <w16cex:commentExtensible w16cex:durableId="2D8B7468" w16cex:dateUtc="2026-04-16T12:44:00Z"/>
  <w16cex:commentExtensible w16cex:durableId="2D8B74A4" w16cex:dateUtc="2026-04-16T12:45:00Z"/>
  <w16cex:commentExtensible w16cex:durableId="2D8B7559" w16cex:dateUtc="2026-04-16T12:48:00Z"/>
  <w16cex:commentExtensible w16cex:durableId="2D8B75B1" w16cex:dateUtc="2026-04-16T12:50:00Z"/>
  <w16cex:commentExtensible w16cex:durableId="2D8B92CD" w16cex:dateUtc="2026-04-16T14:54:00Z"/>
  <w16cex:commentExtensible w16cex:durableId="2D8B936A" w16cex:dateUtc="2026-04-16T14:57:00Z"/>
  <w16cex:commentExtensible w16cex:durableId="2D8B93B6" w16cex:dateUtc="2026-04-16T14:58:00Z"/>
  <w16cex:commentExtensible w16cex:durableId="2D8B95AE" w16cex:dateUtc="2026-04-16T15:06:00Z"/>
  <w16cex:commentExtensible w16cex:durableId="2D8B93E7" w16cex:dateUtc="2026-04-16T14:59:00Z"/>
  <w16cex:commentExtensible w16cex:durableId="2D8B940A" w16cex:dateUtc="2026-04-16T14:59:00Z"/>
  <w16cex:commentExtensible w16cex:durableId="2D8B9485" w16cex:dateUtc="2026-04-16T15: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7E0DA05" w16cid:durableId="2D8B7118"/>
  <w16cid:commentId w16cid:paraId="5923E95E" w16cid:durableId="2D8B71BF"/>
  <w16cid:commentId w16cid:paraId="57CE3074" w16cid:durableId="2D8B72F4"/>
  <w16cid:commentId w16cid:paraId="718E07D0" w16cid:durableId="2D8B7383"/>
  <w16cid:commentId w16cid:paraId="263ECE42" w16cid:durableId="2D8B7338"/>
  <w16cid:commentId w16cid:paraId="45401579" w16cid:durableId="2D8B7468"/>
  <w16cid:commentId w16cid:paraId="174A39D7" w16cid:durableId="2D8B74A4"/>
  <w16cid:commentId w16cid:paraId="09DCD556" w16cid:durableId="2D8B7559"/>
  <w16cid:commentId w16cid:paraId="5BDDC1E8" w16cid:durableId="2D8B75B1"/>
  <w16cid:commentId w16cid:paraId="423765FD" w16cid:durableId="2D8B92CD"/>
  <w16cid:commentId w16cid:paraId="7F882C78" w16cid:durableId="2D8B936A"/>
  <w16cid:commentId w16cid:paraId="265E67E3" w16cid:durableId="2D8B93B6"/>
  <w16cid:commentId w16cid:paraId="11EB18D6" w16cid:durableId="2D8B95AE"/>
  <w16cid:commentId w16cid:paraId="3A099E5E" w16cid:durableId="2D8B93E7"/>
  <w16cid:commentId w16cid:paraId="3E1B0D28" w16cid:durableId="2D8B940A"/>
  <w16cid:commentId w16cid:paraId="3CEB580D" w16cid:durableId="2D8B9485"/>
  <w16cid:commentId w16cid:paraId="067D84BE" w16cid:durableId="2D8B537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4B4B7D" w14:textId="77777777" w:rsidR="00474AD7" w:rsidRDefault="00474AD7">
      <w:pPr>
        <w:spacing w:after="0"/>
      </w:pPr>
      <w:r>
        <w:separator/>
      </w:r>
    </w:p>
  </w:endnote>
  <w:endnote w:type="continuationSeparator" w:id="0">
    <w:p w14:paraId="0CB7F4A1" w14:textId="77777777" w:rsidR="00474AD7" w:rsidRDefault="00474A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F2D9C9" w14:textId="77777777" w:rsidR="00AD3D5C" w:rsidRDefault="00AD3D5C">
    <w:pPr>
      <w:pStyle w:val="Footer"/>
    </w:pPr>
  </w:p>
  <w:p w14:paraId="6B99EEF9" w14:textId="77777777" w:rsidR="00AD3D5C" w:rsidRDefault="00AD3D5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628251" w14:textId="77777777" w:rsidR="00474AD7" w:rsidRDefault="00474AD7">
      <w:r>
        <w:separator/>
      </w:r>
    </w:p>
  </w:footnote>
  <w:footnote w:type="continuationSeparator" w:id="0">
    <w:p w14:paraId="59AED601" w14:textId="77777777" w:rsidR="00474AD7" w:rsidRDefault="00474AD7">
      <w:r>
        <w:continuationSeparator/>
      </w:r>
    </w:p>
  </w:footnote>
  <w:footnote w:id="1">
    <w:p w14:paraId="47189A85" w14:textId="77777777" w:rsidR="00AD3D5C" w:rsidRDefault="00AD3D5C" w:rsidP="00760869">
      <w:pPr>
        <w:pStyle w:val="Footer"/>
      </w:pPr>
      <w:r>
        <w:rPr>
          <w:rStyle w:val="FootnoteReference"/>
        </w:rPr>
        <w:footnoteRef/>
      </w:r>
      <w:r>
        <w:t xml:space="preserve"> </w:t>
      </w:r>
      <w:hyperlink r:id="rId1" w:history="1">
        <w:r w:rsidRPr="00760869">
          <w:rPr>
            <w:rStyle w:val="Hyperlink"/>
            <w:sz w:val="18"/>
          </w:rPr>
          <w:t>https://www.physio-pedia.com/Global_Disability_Context_and_Wheelchair_Mobility</w:t>
        </w:r>
      </w:hyperlink>
    </w:p>
  </w:footnote>
  <w:footnote w:id="2">
    <w:p w14:paraId="15ECBC68" w14:textId="77777777" w:rsidR="00AD3D5C" w:rsidRPr="00760869" w:rsidRDefault="00AD3D5C">
      <w:pPr>
        <w:pStyle w:val="FootnoteText"/>
        <w:rPr>
          <w:sz w:val="18"/>
          <w:szCs w:val="18"/>
        </w:rPr>
      </w:pPr>
      <w:r w:rsidRPr="00760869">
        <w:rPr>
          <w:rStyle w:val="FootnoteReference"/>
          <w:sz w:val="18"/>
          <w:szCs w:val="18"/>
        </w:rPr>
        <w:footnoteRef/>
      </w:r>
      <w:r w:rsidRPr="00760869">
        <w:rPr>
          <w:sz w:val="18"/>
          <w:szCs w:val="18"/>
        </w:rPr>
        <w:t xml:space="preserve"> </w:t>
      </w:r>
      <w:hyperlink r:id="rId2" w:history="1">
        <w:r w:rsidRPr="00760869">
          <w:rPr>
            <w:rStyle w:val="Hyperlink"/>
            <w:sz w:val="18"/>
            <w:szCs w:val="18"/>
          </w:rPr>
          <w:t>https://pmc.ncbi.nlm.nih.gov/articles/PMC12411867/</w:t>
        </w:r>
      </w:hyperlink>
      <w:r w:rsidRPr="00760869">
        <w:rPr>
          <w:sz w:val="18"/>
          <w:szCs w:val="18"/>
        </w:rPr>
        <w:t xml:space="preserve"> </w:t>
      </w:r>
    </w:p>
  </w:footnote>
  <w:footnote w:id="3">
    <w:p w14:paraId="36049E53" w14:textId="77777777" w:rsidR="00AD3D5C" w:rsidRPr="006926EC" w:rsidRDefault="00AD3D5C" w:rsidP="006926EC">
      <w:pPr>
        <w:pStyle w:val="FootnoteText"/>
        <w:spacing w:after="0"/>
        <w:rPr>
          <w:sz w:val="18"/>
          <w:szCs w:val="18"/>
        </w:rPr>
      </w:pPr>
      <w:r w:rsidRPr="006926EC">
        <w:rPr>
          <w:rStyle w:val="FootnoteReference"/>
          <w:sz w:val="18"/>
          <w:szCs w:val="18"/>
        </w:rPr>
        <w:footnoteRef/>
      </w:r>
      <w:r w:rsidRPr="006926EC">
        <w:rPr>
          <w:sz w:val="18"/>
          <w:szCs w:val="18"/>
        </w:rPr>
        <w:t xml:space="preserve"> </w:t>
      </w:r>
      <w:hyperlink r:id="rId3" w:history="1">
        <w:r w:rsidRPr="006926EC">
          <w:rPr>
            <w:rStyle w:val="Hyperlink"/>
            <w:sz w:val="18"/>
            <w:szCs w:val="18"/>
          </w:rPr>
          <w:t>https://www.who.int/news-room/fact-sheets/detail/ageing-and-health</w:t>
        </w:r>
      </w:hyperlink>
      <w:r w:rsidRPr="006926EC">
        <w:rPr>
          <w:sz w:val="18"/>
          <w:szCs w:val="18"/>
        </w:rPr>
        <w:t xml:space="preserve"> </w:t>
      </w:r>
    </w:p>
  </w:footnote>
  <w:footnote w:id="4">
    <w:p w14:paraId="6A3AA6FF" w14:textId="77777777" w:rsidR="00AD3D5C" w:rsidRPr="006926EC" w:rsidRDefault="00AD3D5C" w:rsidP="006926EC">
      <w:pPr>
        <w:pStyle w:val="FootnoteText"/>
        <w:spacing w:after="0"/>
        <w:rPr>
          <w:sz w:val="18"/>
          <w:szCs w:val="18"/>
        </w:rPr>
      </w:pPr>
      <w:r w:rsidRPr="006926EC">
        <w:rPr>
          <w:rStyle w:val="FootnoteReference"/>
          <w:sz w:val="18"/>
          <w:szCs w:val="18"/>
        </w:rPr>
        <w:footnoteRef/>
      </w:r>
      <w:r w:rsidRPr="006926EC">
        <w:rPr>
          <w:sz w:val="18"/>
          <w:szCs w:val="18"/>
        </w:rPr>
        <w:t xml:space="preserve"> </w:t>
      </w:r>
      <w:hyperlink r:id="rId4" w:history="1">
        <w:r w:rsidRPr="006926EC">
          <w:rPr>
            <w:rStyle w:val="Hyperlink"/>
            <w:sz w:val="18"/>
            <w:szCs w:val="18"/>
          </w:rPr>
          <w:t>https://www.who.int/news-room/fact-sheets/detail/disability-and-health</w:t>
        </w:r>
      </w:hyperlink>
      <w:r w:rsidRPr="006926EC">
        <w:rPr>
          <w:sz w:val="18"/>
          <w:szCs w:val="18"/>
        </w:rPr>
        <w:t xml:space="preserve"> </w:t>
      </w:r>
    </w:p>
  </w:footnote>
  <w:footnote w:id="5">
    <w:p w14:paraId="67258476" w14:textId="77777777" w:rsidR="00AD3D5C" w:rsidRPr="006926EC" w:rsidRDefault="00AD3D5C">
      <w:pPr>
        <w:pStyle w:val="FootnoteText"/>
        <w:rPr>
          <w:sz w:val="18"/>
          <w:szCs w:val="18"/>
        </w:rPr>
      </w:pPr>
      <w:r w:rsidRPr="006926EC">
        <w:rPr>
          <w:rStyle w:val="FootnoteReference"/>
          <w:sz w:val="18"/>
          <w:szCs w:val="18"/>
        </w:rPr>
        <w:footnoteRef/>
      </w:r>
      <w:r w:rsidRPr="006926EC">
        <w:rPr>
          <w:sz w:val="18"/>
          <w:szCs w:val="18"/>
        </w:rPr>
        <w:t xml:space="preserve"> </w:t>
      </w:r>
      <w:hyperlink r:id="rId5" w:history="1">
        <w:r w:rsidRPr="006926EC">
          <w:rPr>
            <w:rStyle w:val="Hyperlink"/>
            <w:sz w:val="18"/>
            <w:szCs w:val="18"/>
          </w:rPr>
          <w:t>https://digitallibrary.un.org/record/4000104/files/2023wsr-fullreport.pdf</w:t>
        </w:r>
      </w:hyperlink>
      <w:r w:rsidRPr="006926EC">
        <w:rPr>
          <w:sz w:val="18"/>
          <w:szCs w:val="18"/>
        </w:rPr>
        <w:t xml:space="preserve">  </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A62A08B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1DCC6A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C6C0FC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Wanxin Chen">
    <w15:presenceInfo w15:providerId="AD" w15:userId="S::wanxin.chen@u-pec.fr::194e449a-83af-4c61-a69d-a224999ebd48"/>
  </w15:person>
  <w15:person w15:author="Admin">
    <w15:presenceInfo w15:providerId="Windows Live" w15:userId="30528a9162789d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D38"/>
    <w:rsid w:val="00013BB9"/>
    <w:rsid w:val="000176D1"/>
    <w:rsid w:val="00021FC6"/>
    <w:rsid w:val="00044CB0"/>
    <w:rsid w:val="0004613D"/>
    <w:rsid w:val="00074391"/>
    <w:rsid w:val="000C637C"/>
    <w:rsid w:val="000D6191"/>
    <w:rsid w:val="000E796E"/>
    <w:rsid w:val="001919E1"/>
    <w:rsid w:val="001E5E9A"/>
    <w:rsid w:val="00200892"/>
    <w:rsid w:val="0020321A"/>
    <w:rsid w:val="00287E74"/>
    <w:rsid w:val="00296E34"/>
    <w:rsid w:val="002B3B09"/>
    <w:rsid w:val="002E694B"/>
    <w:rsid w:val="002E7563"/>
    <w:rsid w:val="002F538C"/>
    <w:rsid w:val="003021D3"/>
    <w:rsid w:val="003035D8"/>
    <w:rsid w:val="00350694"/>
    <w:rsid w:val="003B2C6E"/>
    <w:rsid w:val="003B2FA1"/>
    <w:rsid w:val="003F26B5"/>
    <w:rsid w:val="004062FC"/>
    <w:rsid w:val="00426FBE"/>
    <w:rsid w:val="0043111C"/>
    <w:rsid w:val="004314B3"/>
    <w:rsid w:val="00464054"/>
    <w:rsid w:val="00474AD7"/>
    <w:rsid w:val="004D7D15"/>
    <w:rsid w:val="00545E72"/>
    <w:rsid w:val="005534A6"/>
    <w:rsid w:val="005536A8"/>
    <w:rsid w:val="00554085"/>
    <w:rsid w:val="00571B72"/>
    <w:rsid w:val="0058776F"/>
    <w:rsid w:val="005D2954"/>
    <w:rsid w:val="005D7E5F"/>
    <w:rsid w:val="00620964"/>
    <w:rsid w:val="006276F0"/>
    <w:rsid w:val="00646F27"/>
    <w:rsid w:val="00677B3D"/>
    <w:rsid w:val="006926EC"/>
    <w:rsid w:val="00697752"/>
    <w:rsid w:val="006B362D"/>
    <w:rsid w:val="006D233F"/>
    <w:rsid w:val="006D7466"/>
    <w:rsid w:val="00702BB3"/>
    <w:rsid w:val="007406C0"/>
    <w:rsid w:val="00754F8D"/>
    <w:rsid w:val="00760869"/>
    <w:rsid w:val="00771DA2"/>
    <w:rsid w:val="00782586"/>
    <w:rsid w:val="00792AE9"/>
    <w:rsid w:val="007E4469"/>
    <w:rsid w:val="007F03FE"/>
    <w:rsid w:val="007F092A"/>
    <w:rsid w:val="007F4CE9"/>
    <w:rsid w:val="007F6474"/>
    <w:rsid w:val="008C3D19"/>
    <w:rsid w:val="008C7516"/>
    <w:rsid w:val="008D6168"/>
    <w:rsid w:val="008F56C5"/>
    <w:rsid w:val="0099640F"/>
    <w:rsid w:val="00997E79"/>
    <w:rsid w:val="009A23FC"/>
    <w:rsid w:val="009A4E77"/>
    <w:rsid w:val="009A7FAC"/>
    <w:rsid w:val="009B788D"/>
    <w:rsid w:val="009C5FCB"/>
    <w:rsid w:val="009D6D80"/>
    <w:rsid w:val="009E2285"/>
    <w:rsid w:val="009E4CD2"/>
    <w:rsid w:val="00A10247"/>
    <w:rsid w:val="00A112E2"/>
    <w:rsid w:val="00A168CC"/>
    <w:rsid w:val="00A526ED"/>
    <w:rsid w:val="00A77A6B"/>
    <w:rsid w:val="00AD0DEA"/>
    <w:rsid w:val="00AD3D5C"/>
    <w:rsid w:val="00B11DF4"/>
    <w:rsid w:val="00B15BC2"/>
    <w:rsid w:val="00B60B6D"/>
    <w:rsid w:val="00C11562"/>
    <w:rsid w:val="00C426AB"/>
    <w:rsid w:val="00C46EC1"/>
    <w:rsid w:val="00C73933"/>
    <w:rsid w:val="00C929CA"/>
    <w:rsid w:val="00C938BE"/>
    <w:rsid w:val="00D37B60"/>
    <w:rsid w:val="00D5040B"/>
    <w:rsid w:val="00D62BE8"/>
    <w:rsid w:val="00D75AF6"/>
    <w:rsid w:val="00D84536"/>
    <w:rsid w:val="00D91C78"/>
    <w:rsid w:val="00DA5D38"/>
    <w:rsid w:val="00DB5291"/>
    <w:rsid w:val="00DB6BE6"/>
    <w:rsid w:val="00E34297"/>
    <w:rsid w:val="00E73D65"/>
    <w:rsid w:val="00E844E2"/>
    <w:rsid w:val="00F245B2"/>
    <w:rsid w:val="00F27004"/>
    <w:rsid w:val="00F4178D"/>
    <w:rsid w:val="00F544BF"/>
    <w:rsid w:val="00F57AB8"/>
    <w:rsid w:val="00F652BF"/>
    <w:rsid w:val="00F8601D"/>
    <w:rsid w:val="00FA6922"/>
    <w:rsid w:val="00FC2A05"/>
    <w:rsid w:val="00FD6E4E"/>
    <w:rsid w:val="00FF492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22141"/>
  <w15:docId w15:val="{1122DB27-8C2F-46BA-A118-28DA4D54E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760869"/>
    <w:pPr>
      <w:tabs>
        <w:tab w:val="center" w:pos="4513"/>
        <w:tab w:val="right" w:pos="9026"/>
      </w:tabs>
      <w:spacing w:after="0"/>
    </w:pPr>
  </w:style>
  <w:style w:type="character" w:customStyle="1" w:styleId="HeaderChar">
    <w:name w:val="Header Char"/>
    <w:basedOn w:val="DefaultParagraphFont"/>
    <w:link w:val="Header"/>
    <w:rsid w:val="00760869"/>
  </w:style>
  <w:style w:type="paragraph" w:styleId="Footer">
    <w:name w:val="footer"/>
    <w:basedOn w:val="Normal"/>
    <w:link w:val="FooterChar"/>
    <w:uiPriority w:val="99"/>
    <w:unhideWhenUsed/>
    <w:rsid w:val="00760869"/>
    <w:pPr>
      <w:tabs>
        <w:tab w:val="center" w:pos="4513"/>
        <w:tab w:val="right" w:pos="9026"/>
      </w:tabs>
      <w:spacing w:after="0"/>
    </w:pPr>
  </w:style>
  <w:style w:type="character" w:customStyle="1" w:styleId="FooterChar">
    <w:name w:val="Footer Char"/>
    <w:basedOn w:val="DefaultParagraphFont"/>
    <w:link w:val="Footer"/>
    <w:uiPriority w:val="99"/>
    <w:rsid w:val="00760869"/>
  </w:style>
  <w:style w:type="character" w:styleId="CommentReference">
    <w:name w:val="annotation reference"/>
    <w:basedOn w:val="DefaultParagraphFont"/>
    <w:semiHidden/>
    <w:unhideWhenUsed/>
    <w:rsid w:val="00013BB9"/>
    <w:rPr>
      <w:sz w:val="16"/>
      <w:szCs w:val="16"/>
    </w:rPr>
  </w:style>
  <w:style w:type="paragraph" w:styleId="CommentText">
    <w:name w:val="annotation text"/>
    <w:basedOn w:val="Normal"/>
    <w:link w:val="CommentTextChar"/>
    <w:semiHidden/>
    <w:unhideWhenUsed/>
    <w:rsid w:val="00013BB9"/>
    <w:rPr>
      <w:sz w:val="20"/>
      <w:szCs w:val="20"/>
    </w:rPr>
  </w:style>
  <w:style w:type="character" w:customStyle="1" w:styleId="CommentTextChar">
    <w:name w:val="Comment Text Char"/>
    <w:basedOn w:val="DefaultParagraphFont"/>
    <w:link w:val="CommentText"/>
    <w:semiHidden/>
    <w:rsid w:val="00013BB9"/>
    <w:rPr>
      <w:sz w:val="20"/>
      <w:szCs w:val="20"/>
    </w:rPr>
  </w:style>
  <w:style w:type="paragraph" w:styleId="CommentSubject">
    <w:name w:val="annotation subject"/>
    <w:basedOn w:val="CommentText"/>
    <w:next w:val="CommentText"/>
    <w:link w:val="CommentSubjectChar"/>
    <w:semiHidden/>
    <w:unhideWhenUsed/>
    <w:rsid w:val="00013BB9"/>
    <w:rPr>
      <w:b/>
      <w:bCs/>
    </w:rPr>
  </w:style>
  <w:style w:type="character" w:customStyle="1" w:styleId="CommentSubjectChar">
    <w:name w:val="Comment Subject Char"/>
    <w:basedOn w:val="CommentTextChar"/>
    <w:link w:val="CommentSubject"/>
    <w:semiHidden/>
    <w:rsid w:val="00013BB9"/>
    <w:rPr>
      <w:b/>
      <w:bCs/>
      <w:sz w:val="20"/>
      <w:szCs w:val="20"/>
    </w:rPr>
  </w:style>
  <w:style w:type="paragraph" w:styleId="BalloonText">
    <w:name w:val="Balloon Text"/>
    <w:basedOn w:val="Normal"/>
    <w:link w:val="BalloonTextChar"/>
    <w:semiHidden/>
    <w:unhideWhenUsed/>
    <w:rsid w:val="00013BB9"/>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013BB9"/>
    <w:rPr>
      <w:rFonts w:ascii="Segoe UI" w:hAnsi="Segoe UI" w:cs="Segoe UI"/>
      <w:sz w:val="18"/>
      <w:szCs w:val="18"/>
    </w:rPr>
  </w:style>
  <w:style w:type="character" w:customStyle="1" w:styleId="katex-mathml">
    <w:name w:val="katex-mathml"/>
    <w:basedOn w:val="DefaultParagraphFont"/>
    <w:rsid w:val="0020321A"/>
  </w:style>
  <w:style w:type="character" w:customStyle="1" w:styleId="mord">
    <w:name w:val="mord"/>
    <w:basedOn w:val="DefaultParagraphFont"/>
    <w:rsid w:val="00203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footnotes.xml.rels><?xml version="1.0" encoding="UTF-8" standalone="yes"?>
<Relationships xmlns="http://schemas.openxmlformats.org/package/2006/relationships"><Relationship Id="rId3" Type="http://schemas.openxmlformats.org/officeDocument/2006/relationships/hyperlink" Target="https://www.who.int/news-room/fact-sheets/detail/ageing-and-health" TargetMode="External"/><Relationship Id="rId2" Type="http://schemas.openxmlformats.org/officeDocument/2006/relationships/hyperlink" Target="https://pmc.ncbi.nlm.nih.gov/articles/PMC12411867/" TargetMode="External"/><Relationship Id="rId1" Type="http://schemas.openxmlformats.org/officeDocument/2006/relationships/hyperlink" Target="https://www.physio-pedia.com/Global_Disability_Context_and_Wheelchair_Mobility" TargetMode="External"/><Relationship Id="rId5" Type="http://schemas.openxmlformats.org/officeDocument/2006/relationships/hyperlink" Target="https://digitallibrary.un.org/record/4000104/files/2023wsr-fullreport.pdf" TargetMode="External"/><Relationship Id="rId4" Type="http://schemas.openxmlformats.org/officeDocument/2006/relationships/hyperlink" Target="https://www.who.int/news-room/fact-sheets/detail/disability-and-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312B3-16B4-4F7A-8712-38F3E0477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29</Pages>
  <Words>9875</Words>
  <Characters>56290</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keywords/>
  <cp:lastModifiedBy>Admin </cp:lastModifiedBy>
  <cp:revision>3</cp:revision>
  <dcterms:created xsi:type="dcterms:W3CDTF">2026-04-17T05:38:00Z</dcterms:created>
  <dcterms:modified xsi:type="dcterms:W3CDTF">2026-04-17T07:02:00Z</dcterms:modified>
</cp:coreProperties>
</file>